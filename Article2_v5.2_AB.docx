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Decoupling of resistance and tolerance in two related parasites (</w:t>
      </w:r>
      <w:r>
        <w:rPr>
          <w:i/>
          <w:iCs/>
        </w:rPr>
        <w:t>Eimeria</w:t>
      </w:r>
      <w:r>
        <w:rPr/>
        <w:t>)</w:t>
      </w:r>
      <w:r>
        <w:rPr>
          <w:color w:val="000000"/>
        </w:rPr>
        <w:t xml:space="preserve"> in mice</w:t>
      </w:r>
    </w:p>
    <w:p>
      <w:pPr>
        <w:pStyle w:val="Heading1"/>
        <w:spacing w:lineRule="auto" w:line="276" w:before="0" w:after="120"/>
        <w:jc w:val="both"/>
        <w:rPr>
          <w:sz w:val="20"/>
          <w:szCs w:val="20"/>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sz w:val="20"/>
          <w:szCs w:val="20"/>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sz w:val="20"/>
          <w:szCs w:val="20"/>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sz w:val="20"/>
          <w:szCs w:val="20"/>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w:t>
      </w:r>
      <w:commentRangeStart w:id="0"/>
      <w:r>
        <w:rPr/>
        <w:t>Here</w:t>
      </w:r>
      <w:r>
        <w:rPr/>
      </w:r>
      <w:commentRangeEnd w:id="0"/>
      <w:r>
        <w:commentReference w:id="0"/>
      </w:r>
      <w:r>
        <w:rPr/>
        <w:t xml:space="preserv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pPr>
      <w:commentRangeStart w:id="1"/>
      <w:r>
        <w:rPr>
          <w:color w:val="000000"/>
        </w:rPr>
        <w:t>Findings of resistance in natural populations of hybrid mice have to be interpreted carefully in this context. Not only mechanisms behind resistance and tolerance but also virulence realised in the evolution of different closely related parasites can be studied in laboratory infections in this system.</w:t>
      </w:r>
      <w:r>
        <w:rPr>
          <w:color w:val="000000"/>
        </w:rPr>
      </w:r>
      <w:commentRangeEnd w:id="1"/>
      <w:r>
        <w:commentReference w:id="1"/>
      </w:r>
      <w:r>
        <w:rPr>
          <w:color w:val="000000"/>
        </w:rPr>
        <w:t xml:space="preserve">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et al.,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et al.,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et al., 1998; Sheldon &amp; Verhulst, 1996; Vijendravarma et al.,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et al., 2005). </w:t>
      </w:r>
      <w:r>
        <w:rPr>
          <w:bCs/>
          <w:color w:val="000000"/>
        </w:rPr>
        <w:t xml:space="preserve">Tolerance balances damage caused by parasites themselves and immunopathology (Medzhitov et al., 2012) through control mechanisms like stress response, damage repair and cellular regeneration (Soares et al., 2017). This is why, just like resistance, tolerance can involve energetic costs (Simms &amp; Triplett, 1994). </w:t>
      </w:r>
    </w:p>
    <w:p>
      <w:pPr>
        <w:pStyle w:val="Normal"/>
        <w:rPr/>
      </w:pPr>
      <w:r>
        <w:rPr>
          <w:rFonts w:ascii="Arial" w:hAnsi="Arial"/>
          <w:b w:val="false"/>
          <w:i w:val="false"/>
          <w:color w:val="auto"/>
          <w:kern w:val="0"/>
          <w:sz w:val="24"/>
          <w:highlight w:val="yellow"/>
        </w:rPr>
        <w:t xml:space="preserve">Both resistance and </w:t>
      </w:r>
      <w:r>
        <w:rPr>
          <w:rFonts w:ascii="Arial" w:hAnsi="Arial"/>
          <w:color w:val="auto"/>
          <w:kern w:val="0"/>
          <w:highlight w:val="yellow"/>
        </w:rPr>
        <w:t xml:space="preserve">tolerance might be shaped by co-evolutionary host-parasite history. When in isolation coevolving systems meet, the newly generated variation can result in novel interplay in immunological responses. For example, two European house mouse subspecies, whose genomes diverged some 0.5 mil ago, are known to harbor different lineages of </w:t>
      </w:r>
      <w:r>
        <w:rPr>
          <w:rFonts w:ascii="Arial" w:hAnsi="Arial"/>
          <w:i/>
          <w:color w:val="auto"/>
          <w:kern w:val="0"/>
          <w:highlight w:val="yellow"/>
        </w:rPr>
        <w:t>Cryptosporidium tyzzeri</w:t>
      </w:r>
      <w:r>
        <w:rPr>
          <w:rFonts w:ascii="Arial" w:hAnsi="Arial"/>
          <w:color w:val="auto"/>
          <w:kern w:val="0"/>
          <w:highlight w:val="yellow"/>
        </w:rPr>
        <w:t xml:space="preserve"> (Kváč et al. 2013)</w:t>
      </w:r>
      <w:r>
        <w:rPr>
          <w:rFonts w:ascii="Arial" w:hAnsi="Arial"/>
          <w:color w:val="auto"/>
          <w:kern w:val="0"/>
        </w:rPr>
        <w:t>.</w:t>
      </w:r>
      <w:r>
        <w:rPr>
          <w:rFonts w:ascii="Arial" w:hAnsi="Arial"/>
          <w:bCs/>
          <w:color w:val="000000"/>
          <w:kern w:val="0"/>
          <w:lang w:val="en-GB"/>
        </w:rPr>
        <w:t xml:space="preserve"> </w:t>
      </w:r>
      <w:commentRangeStart w:id="2"/>
      <w:r>
        <w:rPr>
          <w:bCs/>
          <w:color w:val="000000"/>
          <w:lang w:val="en-GB"/>
        </w:rPr>
        <w:t>Hybrids</w:t>
      </w:r>
      <w:r>
        <w:rPr>
          <w:bCs/>
          <w:color w:val="000000"/>
          <w:lang w:val="en-GB"/>
        </w:rPr>
      </w:r>
      <w:commentRangeEnd w:id="2"/>
      <w:r>
        <w:commentReference w:id="2"/>
      </w:r>
      <w:r>
        <w:rPr>
          <w:bCs/>
          <w:color w:val="000000"/>
          <w:lang w:val="en-GB"/>
        </w:rPr>
        <w:t xml:space="preserve"> between two mouse subspecies </w:t>
      </w:r>
      <w:r>
        <w:rPr>
          <w:bCs/>
          <w:i/>
          <w:color w:val="000000"/>
          <w:lang w:val="en-GB"/>
        </w:rPr>
        <w:t>Mus musculus </w:t>
      </w:r>
      <w:r>
        <w:rPr>
          <w:bCs/>
          <w:i/>
          <w:iCs/>
          <w:color w:val="000000"/>
          <w:lang w:val="en-GB"/>
        </w:rPr>
        <w:t>musculus</w:t>
      </w:r>
      <w:r>
        <w:rPr>
          <w:bCs/>
          <w:color w:val="000000"/>
          <w:lang w:val="en-GB"/>
        </w:rPr>
        <w:t xml:space="preserve"> and </w:t>
      </w:r>
      <w:r>
        <w:rPr>
          <w:bCs/>
          <w:i/>
          <w:color w:val="000000"/>
          <w:lang w:val="en-GB"/>
        </w:rPr>
        <w:t xml:space="preserve">M. m. domesticus </w:t>
      </w:r>
      <w:r>
        <w:rPr>
          <w:bCs/>
          <w:color w:val="000000"/>
          <w:lang w:val="en-GB"/>
        </w:rPr>
        <w:t>(hereafter Mmm and Mmd, respectively) show elevated resistance to parasites compared to both parental subspecies (Baird et al., 2012; Balard et al., 2019). Interpretations of these results in terms of health or even fitness effects have been attempted (Sage et al., 1986) and criticised (Baird &amp; Go</w:t>
      </w:r>
      <w:r>
        <w:rPr/>
        <w:t>üy de Bellocq, 2019)</w:t>
      </w:r>
      <w:r>
        <w:rPr>
          <w:bCs/>
          <w:color w:val="000000"/>
          <w:lang w:val="en-GB"/>
        </w:rPr>
        <w:t xml:space="preserve">. In natural populations, costs of the two lines of defense against parasites </w:t>
      </w:r>
      <w:commentRangeStart w:id="3"/>
      <w:r>
        <w:rPr>
          <w:bCs/>
          <w:color w:val="000000"/>
          <w:highlight w:val="yellow"/>
          <w:lang w:val="en-GB"/>
        </w:rPr>
        <w:t>predict</w:t>
      </w:r>
      <w:ins w:id="0" w:author="Unknown Author" w:date="2020-01-17T14:56:30Z">
        <w:r>
          <w:rPr>
            <w:bCs/>
            <w:color w:val="000000"/>
            <w:highlight w:val="yellow"/>
            <w:lang w:val="en-GB"/>
          </w:rPr>
        </w:r>
      </w:ins>
      <w:commentRangeEnd w:id="3"/>
      <w:r>
        <w:commentReference w:id="3"/>
      </w:r>
      <w:r>
        <w:rPr>
          <w:bCs/>
          <w:color w:val="000000"/>
          <w:lang w:val="en-GB"/>
        </w:rPr>
        <w:t xml:space="preserve"> that resistance and tolerance are negatively correlated (R</w:t>
      </w:r>
      <w:r>
        <w:rPr/>
        <w:t>åberg, 2014; Råberg et al., 2007)</w:t>
      </w:r>
      <w:r>
        <w:rPr>
          <w:bCs/>
          <w:color w:val="000000"/>
          <w:lang w:val="en-GB"/>
        </w:rPr>
        <w:t xml:space="preserve">. They can also be found uncoupled if they are at intermediate levels </w:t>
      </w:r>
      <w:r>
        <w:rPr/>
        <w:t>(Athanasiadou et al., 2015)</w:t>
      </w:r>
      <w:r>
        <w:rPr>
          <w:bCs/>
          <w:color w:val="000000"/>
          <w:lang w:val="en-GB"/>
        </w:rPr>
        <w:t>. As resistance alone is not an estimator of parasite impact on health, understanding how resistance and</w:t>
      </w:r>
      <w:r>
        <w:rPr>
          <w:color w:val="000000"/>
        </w:rPr>
        <w:t xml:space="preserve"> tolerance are coupled is necessary to conclude on health effects of parasitism. </w:t>
      </w:r>
    </w:p>
    <w:p>
      <w:pPr>
        <w:pStyle w:val="Normal"/>
        <w:rPr/>
      </w:pPr>
      <w:r>
        <w:rPr>
          <w:i/>
          <w:iCs/>
          <w:color w:val="000000"/>
        </w:rPr>
        <w:t xml:space="preserve">Eimeria ferrisi </w:t>
      </w:r>
      <w:r>
        <w:rPr>
          <w:color w:val="000000"/>
        </w:rPr>
        <w:t xml:space="preserve">has been found to </w:t>
      </w:r>
      <w:commentRangeStart w:id="4"/>
      <w:r>
        <w:rPr>
          <w:color w:val="000000"/>
        </w:rPr>
        <w:t xml:space="preserve">be the most prevalent </w:t>
      </w:r>
      <w:r>
        <w:rPr>
          <w:color w:val="000000"/>
        </w:rPr>
      </w:r>
      <w:commentRangeEnd w:id="4"/>
      <w:r>
        <w:commentReference w:id="4"/>
      </w:r>
      <w:r>
        <w:rPr>
          <w:color w:val="000000"/>
        </w:rPr>
        <w:t xml:space="preserve">(17%) protozoan parasite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w:t>
      </w:r>
      <w:commentRangeStart w:id="5"/>
      <w:r>
        <w:rPr>
          <w:color w:val="000000"/>
        </w:rPr>
        <w:t>villar</w:t>
      </w:r>
      <w:r>
        <w:rPr>
          <w:color w:val="000000"/>
        </w:rPr>
      </w:r>
      <w:commentRangeEnd w:id="5"/>
      <w:r>
        <w:commentReference w:id="5"/>
      </w:r>
      <w:r>
        <w:rPr>
          <w:color w:val="000000"/>
        </w:rPr>
        <w:t xml:space="preserve"> epithelial cells and cecum crypt cells, respectively (Schito et al.,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et al., 1975; Ehret et al.,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oocyst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et al.,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Age of the mice at the time of infection ranged between 7.5 and 21.5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et al.,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color w:val="000000"/>
          <w:lang w:val="en-GB"/>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xml:space="preserve">. As a proxy we used the number of parasites per host, calculated as the </w:t>
      </w:r>
      <w:r>
        <w:rPr/>
        <w:t xml:space="preserve">number </w:t>
      </w:r>
      <w:r>
        <w:rPr>
          <w:color w:val="000000"/>
        </w:rPr>
        <w:t>of oocysts in feces at the day of maximal shedding</w:t>
      </w:r>
      <w:r>
        <w:rPr/>
        <w:t>, divided by the mouse</w:t>
      </w:r>
      <w:r>
        <w:rPr>
          <w:color w:val="000000"/>
        </w:rPr>
        <w:t xml:space="preserve"> weight at</w:t>
      </w:r>
      <w:r>
        <w:rPr/>
        <w:t xml:space="preserve"> this day </w:t>
      </w:r>
      <w:r>
        <w:rPr>
          <w:color w:val="000000"/>
        </w:rPr>
        <w:t>(in grams). This measurement allowed us to take into account the host</w:t>
      </w:r>
      <w:r>
        <w:rPr>
          <w:color w:val="000000"/>
          <w:lang w:val="en-GB"/>
        </w:rPr>
        <w:t>’s</w:t>
      </w:r>
      <w:r>
        <w:rPr>
          <w:color w:val="000000"/>
        </w:rPr>
        <w:t xml:space="preserve"> body size, assuming a lower capacity to carry parasites in smaller mice: a higher number of oocysts per mouse weight corresponds to lower resistance. At the day of peak intensity, this measure was tightly correlated with the sum of oocysts shed throughout the experiment (Pearson correlation coefficient 0.92). For further statistic</w:t>
      </w:r>
      <w:r>
        <w:rPr/>
        <w:t xml:space="preserve">al analyses we modelled the raw value of “maximum number of oocysts per mouse gram”; For plotting and comparison with tolerance index, we used a resistance index ranging between 0 and </w:t>
      </w:r>
      <w:commentRangeStart w:id="6"/>
      <w:r>
        <w:rPr/>
        <w:t xml:space="preserve">1 </w:t>
      </w:r>
      <w:r>
        <w:rPr/>
      </w:r>
      <w:commentRangeEnd w:id="6"/>
      <w:r>
        <w:commentReference w:id="6"/>
      </w:r>
      <w:r>
        <w:rPr/>
        <w:t xml:space="preserve">(see </w:t>
      </w:r>
      <w:r>
        <w:rPr>
          <w:b/>
        </w:rPr>
        <w:t>Supplementary Figure S1.A</w:t>
      </w:r>
      <w:r>
        <w:rPr/>
        <w:t>). As the highest individual value wa</w:t>
      </w:r>
      <w:bookmarkStart w:id="6" w:name="rstudio_console_output"/>
      <w:bookmarkEnd w:id="6"/>
      <w:r>
        <w:rPr/>
        <w:t>s 298496 maximum number of oocysts per mouse gram, this index was obtained as follows:</w:t>
      </w:r>
    </w:p>
    <w:p>
      <w:pPr>
        <w:pStyle w:val="Normal"/>
        <w:ind w:left="720" w:hanging="0"/>
        <w:rPr>
          <w:rFonts w:ascii="Century Schoolbook" w:hAnsi="Century Schoolbook" w:eastAsia="Century Schoolbook" w:cs="Century Schoolbook"/>
          <w:i/>
          <w:i/>
        </w:rPr>
      </w:pPr>
      <w:r>
        <w:rPr>
          <w:rFonts w:eastAsia="Century Schoolbook" w:cs="Century Schoolbook" w:ascii="Century Schoolbook" w:hAnsi="Century Schoolbook"/>
          <w:i/>
        </w:rPr>
        <w:t>Resistance index = (- maximum number of oocysts per mouse gram + 300000) / 300000</w:t>
      </w:r>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mouse gram). This index was then normalised by log10 transformation, after addition of 1e-8 to the ratio ”</w:t>
      </w:r>
      <w:r>
        <w:rPr>
          <w:rFonts w:eastAsia="Century Schoolbook" w:cs="Century Schoolbook"/>
        </w:rPr>
        <w:t xml:space="preserve">maximum relative weight loss / maximum number of oocysts per mouse gram“ </w:t>
      </w:r>
      <w:r>
        <w:rPr/>
        <w:t xml:space="preserve">to avoid infinite values. The obtained log10 transformed ratio that ranged between </w:t>
      </w:r>
      <w:bookmarkStart w:id="7" w:name="rstudio_console_output1"/>
      <w:bookmarkEnd w:id="7"/>
      <w:r>
        <w:rPr/>
        <w:t xml:space="preserve">-8 (high tolerant) and -3.6 (low tolerant) was divided by the negative constant -8 to obtained a final index positively correlated with tolerance, and ranging between 0 and 1 (see </w:t>
      </w:r>
      <w:r>
        <w:rPr>
          <w:b/>
        </w:rPr>
        <w:t>Supplementary Figure S1.B</w:t>
      </w:r>
      <w:r>
        <w:rPr/>
        <w:t>):</w:t>
      </w:r>
    </w:p>
    <w:p>
      <w:pPr>
        <w:pStyle w:val="Normal"/>
        <w:ind w:left="72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mouse gram + 1e-8) / -8</w:t>
      </w:r>
    </w:p>
    <w:p>
      <w:pPr>
        <w:pStyle w:val="Heading2"/>
        <w:jc w:val="both"/>
        <w:rPr>
          <w:sz w:val="24"/>
        </w:rPr>
      </w:pPr>
      <w:bookmarkStart w:id="8" w:name="_mpf3d7k8xfch"/>
      <w:bookmarkEnd w:id="8"/>
      <w:r>
        <w:rPr>
          <w:sz w:val="24"/>
        </w:rPr>
        <w:t>Statistical analyses</w:t>
      </w:r>
    </w:p>
    <w:p>
      <w:pPr>
        <w:pStyle w:val="Normal"/>
        <w:rPr/>
      </w:pPr>
      <w:r>
        <w:rPr>
          <w:color w:val="000000"/>
        </w:rPr>
        <w:t xml:space="preserve">Appropriate distribution for </w:t>
      </w:r>
      <w:r>
        <w:rPr>
          <w:rFonts w:eastAsia="Century Schoolbook" w:cs="Century Schoolbook"/>
          <w:color w:val="000000"/>
        </w:rPr>
        <w:t>maximum number of oocysts per m</w:t>
      </w:r>
      <w:r>
        <w:rPr>
          <w:rFonts w:eastAsia="Century Schoolbook" w:cs="Century Schoolbook"/>
        </w:rPr>
        <w:t>ouse gram</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peak of oocysts per mouse gram</w:t>
      </w:r>
      <w:r>
        <w:rPr>
          <w:color w:val="000000"/>
        </w:rPr>
        <w:t xml:space="preserve">, impact on host health, and </w:t>
      </w:r>
      <w:r>
        <w:rPr/>
        <w:t>t</w:t>
      </w:r>
      <w:r>
        <w:rPr>
          <w:color w:val="000000"/>
        </w:rPr>
        <w:t>olerance index, respectively (s</w:t>
      </w:r>
      <w:r>
        <w:rPr/>
        <w:t xml:space="preserve">ee </w:t>
      </w:r>
      <w:r>
        <w:rPr>
          <w:b/>
        </w:rPr>
        <w:t>Supplementary Figure S2</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highlight w:val="yellow"/>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S3</w:t>
      </w:r>
      <w:r>
        <w:rPr>
          <w:lang w:val="en-GB"/>
        </w:rPr>
        <w:t>).</w:t>
      </w:r>
    </w:p>
    <w:p>
      <w:pPr>
        <w:pStyle w:val="Normal"/>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9" w:name="_2s8eyo1"/>
      <w:bookmarkEnd w:id="9"/>
      <w:r>
        <w:rPr/>
        <w:t>Results</w:t>
      </w:r>
    </w:p>
    <w:p>
      <w:pPr>
        <w:pStyle w:val="Heading2"/>
        <w:jc w:val="both"/>
        <w:rPr/>
      </w:pPr>
      <w:bookmarkStart w:id="10" w:name="_17dp8vu"/>
      <w:bookmarkEnd w:id="10"/>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sd=0.71 and 0.65, respectively). The median day of maximum weight loss was 5 dpi for both isolates (sd=2.2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more resistant to </w:t>
      </w:r>
      <w:r>
        <w:rPr>
          <w:i/>
        </w:rPr>
        <w:t>E.</w:t>
      </w:r>
      <w:r>
        <w:rPr>
          <w:i/>
          <w:color w:val="000000"/>
          <w:sz w:val="24"/>
          <w:szCs w:val="24"/>
        </w:rPr>
        <w:t> </w:t>
      </w:r>
      <w:r>
        <w:rPr>
          <w:i/>
        </w:rPr>
        <w:t>falciformis</w:t>
      </w:r>
      <w:r>
        <w:rPr/>
        <w:t xml:space="preserve"> than to </w:t>
      </w:r>
      <w:r>
        <w:rPr>
          <w:i/>
        </w:rPr>
        <w:t>E.</w:t>
      </w:r>
      <w:r>
        <w:rPr>
          <w:i/>
          <w:color w:val="000000"/>
          <w:sz w:val="24"/>
          <w:szCs w:val="24"/>
        </w:rPr>
        <w:t> </w:t>
      </w:r>
      <w:r>
        <w:rPr>
          <w:i/>
        </w:rPr>
        <w:t>ferrisi</w:t>
      </w:r>
    </w:p>
    <w:p>
      <w:pPr>
        <w:pStyle w:val="Normal"/>
        <w:rPr/>
      </w:pPr>
      <w:r>
        <w:rPr>
          <w:color w:val="000000"/>
        </w:rPr>
        <w:t xml:space="preserve">To establish differences between the two house mouse subspecies and between the parasite species, we analysed the </w:t>
      </w:r>
      <w:r>
        <w:rPr/>
        <w:t xml:space="preserve">maximum number of oocysts per mouse gram </w:t>
      </w:r>
      <w:r>
        <w:rPr>
          <w:color w:val="000000"/>
        </w:rPr>
        <w:t xml:space="preserve">as a measure of resistance after infection with both </w:t>
      </w:r>
      <w:r>
        <w:rPr>
          <w:i/>
          <w:color w:val="000000"/>
        </w:rPr>
        <w:t xml:space="preserve">Eimeria </w:t>
      </w:r>
      <w:r>
        <w:rPr>
          <w:color w:val="000000"/>
        </w:rPr>
        <w:t xml:space="preserve">species on the 99 mice alive by the time of median peak shedding. We found statistically significant effects of parasite species (LRT: G = 22.8, df = 2, P &lt; 0.001), mouse subspecies (LRT: G = 26.7, df = 2, P &lt; 0.001) as well as an interaction between parasite species and mouse subspecies (LRT: G = 22.4, df = 2, P &lt; 0.001). Post-hoc multiple comparison tests showed than the subspecies Mmm shed less oocysts per mouse gram at the peak of shedding when infected with </w:t>
      </w:r>
      <w:r>
        <w:rPr>
          <w:i/>
          <w:color w:val="000000"/>
        </w:rPr>
        <w:t>E. falciformis</w:t>
      </w:r>
      <w:r>
        <w:rPr>
          <w:color w:val="000000"/>
        </w:rPr>
        <w:t xml:space="preserve"> than with </w:t>
      </w:r>
      <w:r>
        <w:rPr>
          <w:i/>
          <w:color w:val="000000"/>
        </w:rPr>
        <w:t>E. ferrisi</w:t>
      </w:r>
      <w:r>
        <w:rPr>
          <w:color w:val="000000"/>
        </w:rPr>
        <w:t xml:space="preserve">. Moreover, the Mmm subspecies shed less oocysts per mouse gram at the peak of shedding than the Mmd subspecies when infected </w:t>
      </w:r>
      <w:r>
        <w:rPr>
          <w:i/>
          <w:color w:val="000000"/>
        </w:rPr>
        <w:t>E. falciformis</w:t>
      </w:r>
      <w:r>
        <w:rPr>
          <w:color w:val="000000"/>
        </w:rPr>
        <w:t xml:space="preserve">, and more than the Mmd subspecies when infected with </w:t>
      </w:r>
      <w:r>
        <w:rPr>
          <w:i/>
          <w:color w:val="000000"/>
        </w:rPr>
        <w:t>E. ferrisi</w:t>
      </w:r>
      <w:r>
        <w:rPr>
          <w:color w:val="000000"/>
        </w:rPr>
        <w:t xml:space="preserve"> (</w:t>
      </w:r>
      <w:r>
        <w:rPr>
          <w:b/>
          <w:bCs/>
          <w:color w:val="000000"/>
        </w:rPr>
        <w:t>Table 2</w:t>
      </w:r>
      <w:r>
        <w:rPr>
          <w:color w:val="000000"/>
        </w:rPr>
        <w:t xml:space="preserve">; </w:t>
      </w:r>
      <w:r>
        <w:rPr>
          <w:b/>
          <w:bCs/>
          <w:color w:val="000000"/>
        </w:rPr>
        <w:t>Figure 3A</w:t>
      </w:r>
      <w:r>
        <w:rPr>
          <w:color w:val="000000"/>
        </w:rPr>
        <w:t xml:space="preserve">). </w:t>
      </w:r>
    </w:p>
    <w:p>
      <w:pPr>
        <w:pStyle w:val="Normal"/>
        <w:rPr/>
      </w:pPr>
      <w:r>
        <w:rPr>
          <w:color w:val="000000"/>
        </w:rPr>
        <w:t xml:space="preserve">We then tested the influence of mouse strain and parasite isolate on </w:t>
      </w:r>
      <w:r>
        <w:rPr/>
        <w:t>maximum number of oocysts per mouse gram</w:t>
      </w:r>
      <w:r>
        <w:rPr>
          <w:color w:val="000000"/>
        </w:rPr>
        <w:t>. We found statistically significant effects of parasite isolate (LRT: G = 28.8, df = 8, P &lt; 0.001), mouse strain (LRT: G = 30.3, df = 9, P &lt; 0.001) as well as an interaction between parasite isolate and mouse strain (LRT: G = 25.3, df = 6, P &lt; 0.001). Post-hoc multiple comparison tests showed that PWD (Mmm strain) shed less oocysts per mouse gram at the peak of shedding when infected with Brandenburg88 (</w:t>
      </w:r>
      <w:r>
        <w:rPr>
          <w:i/>
          <w:color w:val="000000"/>
        </w:rPr>
        <w:t>E. falciformis</w:t>
      </w:r>
      <w:r>
        <w:rPr>
          <w:color w:val="000000"/>
        </w:rPr>
        <w:t xml:space="preserve"> isolate) than with the two </w:t>
      </w:r>
      <w:r>
        <w:rPr>
          <w:i/>
          <w:color w:val="000000"/>
        </w:rPr>
        <w:t>E. ferrisi</w:t>
      </w:r>
      <w:r>
        <w:rPr>
          <w:color w:val="000000"/>
        </w:rPr>
        <w:t xml:space="preserve"> isolates, Brandenburg64 and Brandenburg139. Mice belonging to the second Mmm strain, BUSNA, shed less oocysts per mouse gram at the peak of shedding when infected with Brandenburg88 than with Brandenburg64</w:t>
      </w:r>
      <w:r>
        <w:rPr/>
        <w:t xml:space="preserve">. </w:t>
      </w:r>
      <w:commentRangeStart w:id="7"/>
      <w:r>
        <w:rPr/>
        <w:t>O</w:t>
      </w:r>
      <w:r>
        <w:rPr>
          <w:color w:val="000000"/>
        </w:rPr>
        <w:t>verall</w:t>
      </w:r>
      <w:r>
        <w:rPr>
          <w:color w:val="000000"/>
        </w:rPr>
      </w:r>
      <w:commentRangeEnd w:id="7"/>
      <w:r>
        <w:commentReference w:id="7"/>
      </w:r>
      <w:r>
        <w:rPr>
          <w:color w:val="000000"/>
        </w:rPr>
        <w:t>, we found no significant difference between the strains of the same subspecies within a given parasite species infection, nor between the isolates of the same species within a given mouse strain (</w:t>
      </w:r>
      <w:r>
        <w:rPr>
          <w:b/>
          <w:bCs/>
          <w:color w:val="000000"/>
        </w:rPr>
        <w:t>Supplementary Tab</w:t>
      </w:r>
      <w:r>
        <w:rPr>
          <w:b/>
          <w:bCs/>
          <w:color w:val="000000"/>
          <w:highlight w:val="white"/>
        </w:rPr>
        <w:t>le S4</w:t>
      </w:r>
      <w:r>
        <w:rPr/>
        <w:t xml:space="preserve">; </w:t>
      </w:r>
      <w:r>
        <w:rPr>
          <w:b/>
        </w:rPr>
        <w:t>Figure 4A</w:t>
      </w:r>
      <w:r>
        <w:rPr/>
        <w:t>).</w:t>
      </w:r>
    </w:p>
    <w:p>
      <w:pPr>
        <w:pStyle w:val="Heading2"/>
        <w:jc w:val="both"/>
        <w:rPr/>
      </w:pPr>
      <w:r>
        <w:rPr/>
        <w:t xml:space="preserve">Health of </w:t>
      </w:r>
      <w:r>
        <w:rPr>
          <w:i/>
          <w:iCs/>
        </w:rPr>
        <w:t>M. m. musculus</w:t>
      </w:r>
      <w:r>
        <w:rPr/>
        <w:t xml:space="preserve"> is more impacted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bCs/>
          <w:color w:val="000000"/>
        </w:rPr>
        <w:t>Table 3</w:t>
      </w:r>
      <w:r>
        <w:rPr>
          <w:color w:val="000000"/>
        </w:rPr>
        <w:t xml:space="preserve">, </w:t>
      </w:r>
      <w:r>
        <w:rPr>
          <w:b/>
        </w:rPr>
        <w:t>Figure 3B</w:t>
      </w:r>
      <w:r>
        <w:rPr>
          <w:color w:val="000000"/>
        </w:rPr>
        <w:t>).</w:t>
      </w:r>
    </w:p>
    <w:p>
      <w:p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Supplementary Table S</w:t>
      </w:r>
      <w:r>
        <w:rPr>
          <w:b/>
          <w:bCs/>
          <w:color w:val="000000"/>
          <w:highlight w:val="white"/>
        </w:rPr>
        <w:t>5</w:t>
      </w:r>
      <w:r>
        <w:rPr>
          <w:color w:val="000000"/>
          <w:highlight w:val="white"/>
        </w:rPr>
        <w:t>;</w:t>
      </w:r>
      <w:r>
        <w:rPr>
          <w:color w:val="000000"/>
        </w:rPr>
        <w:t xml:space="preserve"> </w:t>
      </w:r>
      <w:r>
        <w:rPr>
          <w:b/>
        </w:rPr>
        <w:t>Figure 4B</w:t>
      </w:r>
      <w:r>
        <w:rPr/>
        <w:t>).</w:t>
      </w:r>
    </w:p>
    <w:p>
      <w:pPr>
        <w:pStyle w:val="Normal"/>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rPr/>
      </w:pPr>
      <w:r>
        <w:rPr>
          <w:color w:val="000000"/>
        </w:rPr>
        <w:t xml:space="preserve">Combining resistance and the impact on health, we assessed tolerance of the mouse subspecies to both </w:t>
      </w:r>
      <w:r>
        <w:rPr>
          <w:i/>
          <w:color w:val="000000"/>
        </w:rPr>
        <w:t>Eimeria </w:t>
      </w:r>
      <w:r>
        <w:rPr>
          <w:color w:val="000000"/>
        </w:rPr>
        <w:t xml:space="preserve">species on the 99 mice for which this index could be calculated. Tolerance index was found to differ significantly between the mouse subspecies (LRT: G = 19.4, df = 2, P &lt; 0.001), between the two parasite species (LRT: G = 16.8, df = 2, P &lt; 0.001). Significant were also interactions between mouse subspecies and parasite species (LRT: G = 10.1, df = 1, P &lt; 0.01). Post-hoc multiple comparison tests showed that tolerance index upon infection with </w:t>
      </w:r>
      <w:r>
        <w:rPr>
          <w:i/>
          <w:iCs/>
          <w:color w:val="000000"/>
        </w:rPr>
        <w:t>E. falciformis</w:t>
      </w:r>
      <w:r>
        <w:rPr>
          <w:color w:val="000000"/>
        </w:rPr>
        <w:t xml:space="preserve"> was higher for Mmd than for Mmm. Within Mmm subspecies, animals had a lower tolerance index to </w:t>
      </w:r>
      <w:r>
        <w:rPr>
          <w:i/>
          <w:color w:val="000000"/>
        </w:rPr>
        <w:t>E. falciformis</w:t>
      </w:r>
      <w:r>
        <w:rPr>
          <w:color w:val="000000"/>
        </w:rPr>
        <w:t xml:space="preserve"> than to </w:t>
      </w:r>
      <w:r>
        <w:rPr>
          <w:i/>
          <w:color w:val="000000"/>
        </w:rPr>
        <w:t xml:space="preserve">E. ferrisi </w:t>
      </w:r>
      <w:r>
        <w:rPr>
          <w:color w:val="000000"/>
        </w:rPr>
        <w:t>(</w:t>
      </w:r>
      <w:r>
        <w:rPr>
          <w:b/>
          <w:bCs/>
          <w:color w:val="000000"/>
        </w:rPr>
        <w:t>Table 4</w:t>
      </w:r>
      <w:r>
        <w:rPr>
          <w:color w:val="000000"/>
        </w:rPr>
        <w:t xml:space="preserve">; </w:t>
      </w:r>
      <w:r>
        <w:rPr>
          <w:b/>
        </w:rPr>
        <w:t>Figure 3C</w:t>
      </w:r>
      <w:r>
        <w:rPr>
          <w:color w:val="000000"/>
        </w:rPr>
        <w:t>).</w:t>
      </w:r>
    </w:p>
    <w:p>
      <w:pPr>
        <w:pStyle w:val="Normal"/>
        <w:rPr/>
      </w:pPr>
      <w:r>
        <w:rPr>
          <w:color w:val="000000"/>
        </w:rPr>
        <w:t xml:space="preserve">Testing at the level of </w:t>
      </w:r>
      <w:r>
        <w:rPr>
          <w:i/>
          <w:color w:val="000000"/>
        </w:rPr>
        <w:t>Eimeria </w:t>
      </w:r>
      <w:r>
        <w:rPr>
          <w:color w:val="000000"/>
        </w:rPr>
        <w:t xml:space="preserve">isolates and mouse strains, we found between-parasite isolates differences (LRT: G = 21.7, df = 8, P &lt; 0.01), between-mouse strains differences (LRT: G = 27.3, df = 9, P &lt; 0.01), and interaction between the two factors (LRT: G = 14.2, df = 6, </w:t>
      </w:r>
      <w:commentRangeStart w:id="8"/>
      <w:r>
        <w:rPr>
          <w:color w:val="000000"/>
        </w:rPr>
        <w:t>P = 0.027).</w:t>
      </w:r>
      <w:r>
        <w:rPr>
          <w:color w:val="CE181E"/>
        </w:rPr>
        <w:t xml:space="preserve"> </w:t>
      </w:r>
      <w:r>
        <w:rPr>
          <w:color w:val="000000"/>
        </w:rPr>
        <w:t>Post-hoc multiple comparison tests showed statistically significant differences between PWD infected with Brandenburg88 against both Mmd strains infected with the same parasite isolate (</w:t>
      </w:r>
      <w:r>
        <w:rPr/>
        <w:t xml:space="preserve">Tukey Multiple Comparisons of Means, </w:t>
      </w:r>
      <w:r>
        <w:rPr>
          <w:color w:val="000000"/>
        </w:rPr>
        <w:t xml:space="preserve">STRA: </w:t>
      </w:r>
      <w:r>
        <w:rPr/>
        <w:t xml:space="preserve">z = -3.68, P = 0.02; </w:t>
      </w:r>
      <w:r>
        <w:rPr>
          <w:color w:val="000000"/>
        </w:rPr>
        <w:t>SCHUNT: z = -3.45, P = 0.04), and against animals of the same strain infected with Brandenburg64 (</w:t>
      </w:r>
      <w:r>
        <w:rPr/>
        <w:t>Tukey Multiple Comparisons of Means:</w:t>
      </w:r>
      <w:r>
        <w:rPr>
          <w:color w:val="000000"/>
        </w:rPr>
        <w:t xml:space="preserve"> </w:t>
      </w:r>
      <w:r>
        <w:rPr/>
        <w:t>z = -3.56, P = 0.03</w:t>
      </w:r>
      <w:r>
        <w:rPr>
          <w:color w:val="000000"/>
        </w:rPr>
        <w:t xml:space="preserve">). </w:t>
      </w:r>
      <w:r>
        <w:rPr>
          <w:color w:val="000000"/>
        </w:rPr>
      </w:r>
      <w:commentRangeEnd w:id="8"/>
      <w:r>
        <w:commentReference w:id="8"/>
      </w:r>
      <w:r>
        <w:rPr>
          <w:color w:val="000000"/>
        </w:rPr>
        <w:t>Overall, we did not find any significant difference in tolerance between mouse strains of the same subspecies within a given parasite species infection, or between parasite isolates of the same species within a given mouse strain</w:t>
      </w:r>
      <w:r>
        <w:rPr/>
        <w:t xml:space="preserve"> (</w:t>
      </w:r>
      <w:r>
        <w:rPr>
          <w:b/>
          <w:bCs/>
          <w:color w:val="000000"/>
        </w:rPr>
        <w:t xml:space="preserve">Supplementary Table </w:t>
      </w:r>
      <w:r>
        <w:rPr>
          <w:b/>
          <w:bCs/>
          <w:color w:val="000000"/>
          <w:highlight w:val="white"/>
        </w:rPr>
        <w:t>S</w:t>
      </w:r>
      <w:r>
        <w:rPr>
          <w:b/>
          <w:bCs/>
          <w:highlight w:val="white"/>
        </w:rPr>
        <w:t>6</w:t>
      </w:r>
      <w:r>
        <w:rPr/>
        <w:t xml:space="preserve">; </w:t>
      </w:r>
      <w:r>
        <w:rPr>
          <w:b/>
        </w:rPr>
        <w:t>Figure 4C</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pStyle w:val="Normal"/>
        <w:rPr>
          <w:i/>
          <w:i/>
          <w:iCs/>
          <w:color w:val="000000"/>
          <w:sz w:val="16"/>
          <w:szCs w:val="16"/>
        </w:rPr>
      </w:pPr>
      <w:r>
        <w:rPr>
          <w:i/>
          <w:iCs/>
          <w:color w:val="000000"/>
          <w:sz w:val="16"/>
          <w:szCs w:val="16"/>
        </w:rPr>
      </w:r>
    </w:p>
    <w:p>
      <w:pPr>
        <w:pStyle w:val="Heading2"/>
        <w:jc w:val="both"/>
        <w:rPr/>
      </w:pPr>
      <w:r>
        <w:rPr/>
        <w:t xml:space="preserve">Coupling of resistance and tolerance differs between </w:t>
      </w:r>
      <w:r>
        <w:rPr>
          <w:i/>
        </w:rPr>
        <w:t xml:space="preserve">Eimeria </w:t>
      </w:r>
      <w:r>
        <w:rPr/>
        <w:t>species</w:t>
      </w:r>
    </w:p>
    <w:p>
      <w:pPr>
        <w:pStyle w:val="Normal"/>
        <w:rPr/>
      </w:pPr>
      <w:r>
        <w:rPr/>
        <w:t xml:space="preserve">To test coupling between resistance and tolerance of the mouse strains within each of the parasite species, we fitted a linear model of tolerance index by resistance index allowing for differences in intercept and slope for </w:t>
      </w:r>
      <w:r>
        <w:rPr>
          <w:i/>
        </w:rPr>
        <w:t xml:space="preserve">Eimeria </w:t>
      </w:r>
      <w:r>
        <w:rPr/>
        <w:t xml:space="preserve">species. We found that tolerance index was negatively correlated with resistance index (LRT: G = 24.1, df = 2, p &lt; 0.001), was different for both </w:t>
      </w:r>
      <w:r>
        <w:rPr>
          <w:i/>
          <w:iCs/>
        </w:rPr>
        <w:t xml:space="preserve">Eimeria </w:t>
      </w:r>
      <w:r>
        <w:rPr/>
        <w:t xml:space="preserve">species (LRT: G = 23.3, df = 2, p &lt; 0.001), and, notably, interaction between these two factors were significant (LRT: G = 19.8, df = 1, p &lt; 0.001). </w:t>
      </w:r>
      <w:r>
        <w:rPr>
          <w:color w:val="000000"/>
        </w:rPr>
        <w:t>E</w:t>
      </w:r>
      <w:r>
        <w:rPr/>
        <w:t xml:space="preserve">very increase of 1 unit of resistance index corresponds to a decrease of 0.06 unit of tolerance index for </w:t>
      </w:r>
      <w:r>
        <w:rPr>
          <w:i/>
        </w:rPr>
        <w:t xml:space="preserve">E. ferrisi </w:t>
      </w:r>
      <w:r>
        <w:rPr/>
        <w:t xml:space="preserve">(95%CI: [-0.21 , 0.09]) and to a decrease of 1.2 unit of tolerance index for </w:t>
      </w:r>
      <w:r>
        <w:rPr>
          <w:i/>
        </w:rPr>
        <w:t>E. falciformis</w:t>
      </w:r>
      <w:r>
        <w:rPr/>
        <w:t xml:space="preserve"> (95%CI: [-1.73 , -0.75]). As the confidence interval for </w:t>
      </w:r>
      <w:r>
        <w:rPr>
          <w:i/>
        </w:rPr>
        <w:t>E. ferrisi</w:t>
      </w:r>
      <w:r>
        <w:rPr/>
        <w:t xml:space="preserve"> involves 0, tolerance and resistance indexes are not correlated for this parasite species, meaning that there is no coupling between resistance and tolerance in the mouse strains/subspecies studied. By contrast, we observe a strong negative correlation of resistance and tolerance for </w:t>
      </w:r>
      <w:r>
        <w:rPr>
          <w:i/>
        </w:rPr>
        <w:t xml:space="preserve">E. falciformis </w:t>
      </w:r>
      <w:r>
        <w:rPr/>
        <w:t>(</w:t>
      </w:r>
      <w:r>
        <w:rPr>
          <w:b/>
        </w:rPr>
        <w:t>Figure 5</w:t>
      </w:r>
      <w:r>
        <w:rPr/>
        <w:t>)</w:t>
      </w:r>
      <w:r>
        <w:rPr>
          <w:highlight w:val="white"/>
        </w:rPr>
        <w:t xml:space="preserve">. One mouse (point </w:t>
      </w:r>
      <w:r>
        <w:rPr>
          <w:kern w:val="0"/>
          <w:highlight w:val="white"/>
        </w:rPr>
        <w:t xml:space="preserve">[0,0.81]) seem to be an  outlier; consequently, we tested how this point was affecting the linear fit by excluding it from our model. We found the trends remained stable after the outlier removal: tolerance index was negatively correlated with resistance index (LRT: G = 23.7, df = 2, p &lt; 0.001), was different for both </w:t>
      </w:r>
      <w:r>
        <w:rPr>
          <w:i/>
          <w:iCs/>
          <w:kern w:val="0"/>
          <w:highlight w:val="white"/>
        </w:rPr>
        <w:t>Eimeria </w:t>
      </w:r>
      <w:r>
        <w:rPr>
          <w:kern w:val="0"/>
          <w:highlight w:val="white"/>
        </w:rPr>
        <w:t xml:space="preserve">species (LRT: G = 21.9, df = 2, p &lt; 0.001), and interaction between these two factors were significant (LRT: G = 18.5, df = 1, p &lt; 0.001). </w:t>
      </w:r>
      <w:r>
        <w:rPr>
          <w:color w:val="000000"/>
          <w:kern w:val="0"/>
          <w:highlight w:val="white"/>
        </w:rPr>
        <w:t>E</w:t>
      </w:r>
      <w:r>
        <w:rPr>
          <w:kern w:val="0"/>
          <w:highlight w:val="white"/>
        </w:rPr>
        <w:t xml:space="preserve">very increase of 1 unit of resistance index corresponds to a decrease of 0.06 unit of tolerance index for </w:t>
      </w:r>
      <w:r>
        <w:rPr>
          <w:i/>
          <w:kern w:val="0"/>
          <w:highlight w:val="white"/>
        </w:rPr>
        <w:t>E.</w:t>
      </w:r>
      <w:r>
        <w:rPr>
          <w:i/>
          <w:kern w:val="0"/>
        </w:rPr>
        <w:t> </w:t>
      </w:r>
      <w:r>
        <w:rPr>
          <w:i/>
          <w:kern w:val="0"/>
          <w:highlight w:val="white"/>
        </w:rPr>
        <w:t xml:space="preserve">ferrisi </w:t>
      </w:r>
      <w:r>
        <w:rPr>
          <w:kern w:val="0"/>
          <w:highlight w:val="white"/>
        </w:rPr>
        <w:t xml:space="preserve">(95%CI: [-0.26 , 0.14]) and to a decrease of 1.2 unit of tolerance index for </w:t>
      </w:r>
      <w:r>
        <w:rPr>
          <w:i/>
          <w:kern w:val="0"/>
          <w:highlight w:val="white"/>
        </w:rPr>
        <w:t>E.</w:t>
      </w:r>
      <w:r>
        <w:rPr>
          <w:i/>
          <w:kern w:val="0"/>
        </w:rPr>
        <w:t> </w:t>
      </w:r>
      <w:r>
        <w:rPr>
          <w:i/>
          <w:kern w:val="0"/>
          <w:highlight w:val="white"/>
        </w:rPr>
        <w:t>falciformis</w:t>
      </w:r>
      <w:r>
        <w:rPr>
          <w:kern w:val="0"/>
          <w:highlight w:val="white"/>
        </w:rPr>
        <w:t xml:space="preserve"> (95%CI: [-1.73 , -0.75]). </w:t>
      </w:r>
    </w:p>
    <w:p>
      <w:pPr>
        <w:pStyle w:val="Normal"/>
        <w:rPr>
          <w:highlight w:val="white"/>
        </w:rPr>
      </w:pPr>
      <w:r>
        <w:rPr>
          <w:highlight w:val="white"/>
        </w:rPr>
      </w:r>
    </w:p>
    <w:p>
      <w:pPr>
        <w:pStyle w:val="Normal"/>
        <w:rPr/>
      </w:pPr>
      <w:r>
        <w:rPr/>
      </w:r>
      <w:r>
        <w:br w:type="page"/>
      </w:r>
    </w:p>
    <w:p>
      <w:pPr>
        <w:pStyle w:val="Heading1"/>
        <w:widowControl/>
        <w:jc w:val="both"/>
        <w:rPr>
          <w:sz w:val="24"/>
        </w:rPr>
      </w:pPr>
      <w:bookmarkStart w:id="11" w:name="_mlftpgaod54o"/>
      <w:bookmarkEnd w:id="11"/>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While the Western mouse (</w:t>
      </w:r>
      <w:r>
        <w:rPr>
          <w:i/>
          <w:iCs/>
        </w:rPr>
        <w:t>M. m. domesticus</w:t>
      </w:r>
      <w:r>
        <w:rPr/>
        <w:t>, Mmd) did not show strong differences between the parasite species, the Eastern mouse (</w:t>
      </w:r>
      <w:r>
        <w:rPr>
          <w:i/>
          <w:iCs/>
        </w:rPr>
        <w:t>M. m. musculus</w:t>
      </w:r>
      <w:r>
        <w:rPr/>
        <w:t xml:space="preserve">, Mmm), was found to be more resistant but less tolerant to </w:t>
      </w:r>
      <w:r>
        <w:rPr>
          <w:i/>
        </w:rPr>
        <w:t>E. falciformis</w:t>
      </w:r>
      <w:r>
        <w:rPr/>
        <w:t xml:space="preserve"> than to </w:t>
      </w:r>
      <w:r>
        <w:rPr>
          <w:i/>
        </w:rPr>
        <w:t>E. ferrisi</w:t>
      </w:r>
      <w:r>
        <w:rPr/>
        <w:t xml:space="preserve">. 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et al.,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et al.,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color w:val="000000"/>
          <w:lang w:val="en-GB"/>
        </w:rPr>
      </w:pPr>
      <w:r>
        <w:rPr>
          <w:color w:val="000000"/>
          <w:lang w:val="en-GB"/>
        </w:rPr>
      </w:r>
    </w:p>
    <w:p>
      <w:pPr>
        <w:pStyle w:val="Normal"/>
        <w:spacing w:before="113" w:after="0"/>
        <w:rPr>
          <w:color w:val="000000"/>
          <w:lang w:val="en-GB"/>
        </w:rPr>
      </w:pPr>
      <w:r>
        <w:rPr>
          <w:color w:val="000000"/>
          <w:lang w:val="en-GB"/>
        </w:rPr>
      </w:r>
      <w:r>
        <w:br w:type="page"/>
      </w:r>
    </w:p>
    <w:p>
      <w:pPr>
        <w:pStyle w:val="Heading1"/>
        <w:rPr/>
      </w:pPr>
      <w:bookmarkStart w:id="12" w:name="_3j2qqm3"/>
      <w:bookmarkEnd w:id="12"/>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color="auto"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b/>
          <w:b/>
          <w:color w:val="000000"/>
        </w:rPr>
      </w:pPr>
      <w:r>
        <w:rPr>
          <w:b/>
          <w:color w:val="000000"/>
        </w:rPr>
        <w:t>Table 1. Infection experiment design.</w:t>
        <w:tab/>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531985" cy="29654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531985" cy="2965450"/>
                    </a:xfrm>
                    <a:prstGeom prst="rect">
                      <a:avLst/>
                    </a:prstGeom>
                  </pic:spPr>
                </pic:pic>
              </a:graphicData>
            </a:graphic>
          </wp:anchor>
        </w:drawing>
      </w:r>
      <w:r>
        <w:rPr>
          <w:b/>
        </w:rPr>
        <w:t>T</w:t>
      </w:r>
      <w:r>
        <w:rPr>
          <w:b/>
        </w:rPr>
        <w:t>able 2. Post-hoc statistical test for maximum oocyts density (Tuk</w:t>
      </w:r>
      <w:r>
        <w:rPr>
          <w:b/>
          <w:bCs/>
        </w:rPr>
        <w:t>ey Multiple Comparisons of Means). See Figure 3A.</w:t>
      </w:r>
      <w:r>
        <w:br w:type="page"/>
      </w:r>
    </w:p>
    <w:p>
      <w:pPr>
        <w:pStyle w:val="Normal"/>
        <w:spacing w:lineRule="auto" w:line="240" w:before="240" w:after="0"/>
        <w:jc w:val="left"/>
        <w:rPr>
          <w:b/>
          <w:b/>
        </w:rPr>
      </w:pPr>
      <w:r>
        <w:rPr>
          <w:b/>
        </w:rPr>
        <w:drawing>
          <wp:anchor behindDoc="0" distT="0" distB="0" distL="0" distR="0" simplePos="0" locked="0" layoutInCell="1" allowOverlap="1" relativeHeight="4">
            <wp:simplePos x="0" y="0"/>
            <wp:positionH relativeFrom="column">
              <wp:posOffset>-63500</wp:posOffset>
            </wp:positionH>
            <wp:positionV relativeFrom="paragraph">
              <wp:posOffset>933450</wp:posOffset>
            </wp:positionV>
            <wp:extent cx="9531985" cy="29591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531985" cy="2959100"/>
                    </a:xfrm>
                    <a:prstGeom prst="rect">
                      <a:avLst/>
                    </a:prstGeom>
                  </pic:spPr>
                </pic:pic>
              </a:graphicData>
            </a:graphic>
          </wp:anchor>
        </w:drawing>
      </w:r>
    </w:p>
    <w:p>
      <w:pPr>
        <w:pStyle w:val="Normal"/>
        <w:spacing w:lineRule="auto" w:line="240" w:before="240" w:after="0"/>
        <w:jc w:val="left"/>
        <w:rPr>
          <w:b/>
          <w:b/>
        </w:rPr>
      </w:pPr>
      <w:r>
        <w:rPr>
          <w:b/>
        </w:rPr>
      </w:r>
    </w:p>
    <w:p>
      <w:pPr>
        <w:pStyle w:val="Normal"/>
        <w:spacing w:lineRule="auto" w:line="240" w:before="240" w:after="0"/>
        <w:jc w:val="left"/>
        <w:rPr/>
      </w:pPr>
      <w:r>
        <w:rPr>
          <w:b/>
        </w:rPr>
        <w:t>Table 3. Post-hoc statistical test for maximum weight loss (Tuk</w:t>
      </w:r>
      <w:r>
        <w:rPr>
          <w:b/>
          <w:bCs/>
        </w:rPr>
        <w:t>ey Multiple Comparisons of Means). See Figure 3B.</w:t>
      </w:r>
      <w:r>
        <w:br w:type="page"/>
      </w:r>
    </w:p>
    <w:p>
      <w:pPr>
        <w:pStyle w:val="Normal"/>
        <w:spacing w:lineRule="auto" w:line="240" w:before="240" w:after="0"/>
        <w:jc w:val="left"/>
        <w:rPr>
          <w:b/>
          <w:b/>
        </w:rPr>
      </w:pPr>
      <w:r>
        <w:rPr>
          <w:b/>
        </w:rPr>
      </w:r>
    </w:p>
    <w:p>
      <w:pPr>
        <w:sectPr>
          <w:headerReference w:type="default" r:id="rId6"/>
          <w:footerReference w:type="default" r:id="rId7"/>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531985" cy="2965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9531985" cy="2965450"/>
                    </a:xfrm>
                    <a:prstGeom prst="rect">
                      <a:avLst/>
                    </a:prstGeom>
                  </pic:spPr>
                </pic:pic>
              </a:graphicData>
            </a:graphic>
          </wp:anchor>
        </w:drawing>
      </w:r>
      <w:r>
        <w:rPr>
          <w:b/>
        </w:rPr>
        <w:t>T</w:t>
      </w:r>
      <w:r>
        <w:rPr>
          <w:b/>
        </w:rPr>
        <w:t>able 4. Post-hoc statistical test for tolerance index (Tuk</w:t>
      </w:r>
      <w:r>
        <w:rPr>
          <w:b/>
          <w:bCs/>
        </w:rPr>
        <w:t>ey Multiple Comparisons of Means). See Figure 3C.</w:t>
      </w:r>
    </w:p>
    <w:p>
      <w:pPr>
        <w:pStyle w:val="Heading1"/>
        <w:rPr/>
      </w:pPr>
      <w:bookmarkStart w:id="13" w:name="_1y810tw"/>
      <w:bookmarkEnd w:id="13"/>
      <w:r>
        <w:rPr/>
        <w:t>Figures</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96621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120130" cy="3966210"/>
                    </a:xfrm>
                    <a:prstGeom prst="rect">
                      <a:avLst/>
                    </a:prstGeom>
                  </pic:spPr>
                </pic:pic>
              </a:graphicData>
            </a:graphic>
          </wp:anchor>
        </w:drawing>
      </w: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t>Ďureje et al., 2012, Macholán et al. 2019)</w:t>
      </w:r>
      <w:r>
        <w:rPr>
          <w:color w:val="000000"/>
        </w:rPr>
        <w:t xml:space="preserve">. </w:t>
      </w:r>
    </w:p>
    <w:p>
      <w:pPr>
        <w:pStyle w:val="Normal"/>
        <w:jc w:val="left"/>
        <w:rPr>
          <w:color w:val="000000"/>
        </w:rPr>
      </w:pPr>
      <w:r>
        <w:rPr>
          <w:color w:val="000000"/>
        </w:rPr>
        <w:t xml:space="preserve"> </w:t>
      </w:r>
    </w:p>
    <w:p>
      <w:pPr>
        <w:pStyle w:val="Normal"/>
        <w:jc w:val="left"/>
        <w:rPr>
          <w:rFonts w:ascii="Times" w:hAnsi="Times" w:eastAsia="Times" w:cs="Times"/>
          <w:b/>
          <w:b/>
          <w:color w:val="000000"/>
        </w:rPr>
      </w:pPr>
      <w:r>
        <w:rPr>
          <w:rFonts w:eastAsia="Times" w:cs="Times" w:ascii="Times" w:hAnsi="Times"/>
          <w:b/>
          <w:color w:val="000000"/>
        </w:rPr>
      </w:r>
      <w:r>
        <w:br w:type="page"/>
      </w:r>
    </w:p>
    <w:p>
      <w:pPr>
        <w:pStyle w:val="Normal"/>
        <w:ind w:left="-850" w:firstLine="708"/>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59880" cy="33299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6659880" cy="3329940"/>
                    </a:xfrm>
                    <a:prstGeom prst="rect">
                      <a:avLst/>
                    </a:prstGeom>
                  </pic:spPr>
                </pic:pic>
              </a:graphicData>
            </a:graphic>
          </wp:anchor>
        </w:drawing>
      </w:r>
    </w:p>
    <w:p>
      <w:pPr>
        <w:pStyle w:val="Normal"/>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(10e6) in feces per mouse gram, relative weight loss is calculated compared to day 0.</w:t>
      </w:r>
      <w:r>
        <w:rPr>
          <w:b/>
        </w:rPr>
        <w:t xml:space="preserve"> </w:t>
      </w:r>
      <w:r>
        <w:rPr>
          <w:color w:val="000000"/>
        </w:rPr>
        <w:t>Mean and 95% CI are plotted for each parasite isolate. All hosts strains are pooled together.</w:t>
      </w:r>
      <w:r>
        <w:br w:type="page"/>
      </w:r>
    </w:p>
    <w:p>
      <w:pPr>
        <w:pStyle w:val="Normal"/>
        <w:ind w:left="-85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01995" cy="58019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801995" cy="5801995"/>
                    </a:xfrm>
                    <a:prstGeom prst="rect">
                      <a:avLst/>
                    </a:prstGeom>
                  </pic:spPr>
                </pic:pic>
              </a:graphicData>
            </a:graphic>
          </wp:anchor>
        </w:drawing>
      </w:r>
    </w:p>
    <w:p>
      <w:pPr>
        <w:pStyle w:val="Normal"/>
        <w:rPr/>
      </w:pP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animals for each group. (A) Maximum oocysts density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xml:space="preserve">; (B) Impact on host health measured as the maximum weight loss during patent period relative to starting weight (%) </w:t>
      </w:r>
      <w:r>
        <w:rPr>
          <w:rFonts w:eastAsia="Century Schoolbook" w:cs="Century Schoolbook"/>
          <w:color w:val="000000"/>
        </w:rPr>
        <w:t>(see Table 3)</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w:t>
      </w:r>
      <w:r>
        <w:rPr>
          <w:rFonts w:eastAsia="Century Schoolbook" w:cs="Century Schoolbook"/>
          <w:color w:val="000000"/>
        </w:rPr>
        <w:t>ee Table 4)</w:t>
      </w:r>
      <w:r>
        <w:br w:type="page"/>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1135" cy="54660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5271135" cy="5466080"/>
                    </a:xfrm>
                    <a:prstGeom prst="rect">
                      <a:avLst/>
                    </a:prstGeom>
                  </pic:spPr>
                </pic:pic>
              </a:graphicData>
            </a:graphic>
          </wp:anchor>
        </w:drawing>
      </w:r>
    </w:p>
    <w:p>
      <w:pPr>
        <w:pStyle w:val="Normal"/>
        <w:ind w:left="-85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Values under bars represent the number of animals for each group. (A) Maximum oocysts density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S4)</w:t>
      </w:r>
      <w:r>
        <w:rPr>
          <w:color w:val="000000"/>
        </w:rPr>
        <w:t xml:space="preserve">; (B) Impact on host health measured as the maximum weight loss during patent period relative to starting weight (%) </w:t>
      </w:r>
      <w:r>
        <w:rPr>
          <w:rFonts w:eastAsia="Century Schoolbook" w:cs="Century Schoolbook"/>
          <w:color w:val="000000"/>
        </w:rPr>
        <w:t>(see Table S5)</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w:t>
      </w:r>
      <w:r>
        <w:rPr>
          <w:rFonts w:eastAsia="Century Schoolbook" w:cs="Century Schoolbook"/>
          <w:color w:val="000000"/>
        </w:rPr>
        <w:t>ee Table S6)</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pPr>
      <w:r>
        <w:rPr/>
        <w:drawing>
          <wp:inline distT="0" distB="0" distL="0" distR="0">
            <wp:extent cx="5010785" cy="596138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2"/>
                    <a:stretch>
                      <a:fillRect/>
                    </a:stretch>
                  </pic:blipFill>
                  <pic:spPr bwMode="auto">
                    <a:xfrm>
                      <a:off x="0" y="0"/>
                      <a:ext cx="5010785" cy="5961380"/>
                    </a:xfrm>
                    <a:prstGeom prst="rect">
                      <a:avLst/>
                    </a:prstGeom>
                  </pic:spPr>
                </pic:pic>
              </a:graphicData>
            </a:graphic>
          </wp:inline>
        </w:drawing>
      </w:r>
    </w:p>
    <w:p>
      <w:pPr>
        <w:sectPr>
          <w:headerReference w:type="default" r:id="rId13"/>
          <w:footerReference w:type="default" r:id="rId14"/>
          <w:type w:val="nextPage"/>
          <w:pgSz w:w="11906" w:h="16838"/>
          <w:pgMar w:left="1134" w:right="1134" w:header="0" w:top="1134" w:footer="0" w:bottom="1134" w:gutter="0"/>
          <w:pgNumType w:fmt="decimal"/>
          <w:formProt w:val="false"/>
          <w:textDirection w:val="lrTb"/>
          <w:docGrid w:type="default" w:linePitch="100" w:charSpace="0"/>
        </w:sectPr>
        <w:pStyle w:val="Normal"/>
        <w:rPr/>
      </w:pPr>
      <w:r>
        <w:rPr>
          <w:b/>
        </w:rPr>
        <w:t xml:space="preserve">Figure 5. Coupling between resistance and tolerance indexes for two different </w:t>
      </w:r>
      <w:r>
        <w:rPr>
          <w:b/>
          <w:i/>
        </w:rPr>
        <w:t>Eimeria </w:t>
      </w:r>
      <w:r>
        <w:rPr>
          <w:b/>
        </w:rPr>
        <w:t xml:space="preserve">species. </w:t>
      </w:r>
      <w:r>
        <w:rPr/>
        <w:t xml:space="preserve">Smaller points represent individual mice, while larger points figure the mean for a given (host strain-parasite isolate) group. Linear regression of tolerance by resistance are shown for both parasite species. Resistance index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Tolerance index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14" w:name="_zdv4ak4r58ez"/>
      <w:bookmarkEnd w:id="14"/>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bCs/>
        </w:rPr>
        <w:t>References</w:t>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Pr>
      </w:pPr>
      <w:r>
        <w:rPr/>
      </w: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 xml:space="preserve">Barton, N. H., &amp; Hewitt, G. M. (1985). Analysis of hybrid zones. </w:t>
      </w:r>
      <w:r>
        <w:rPr>
          <w:i/>
        </w:rPr>
        <w:t>Annual Review of Ecology and Systematics</w:t>
      </w:r>
      <w:r>
        <w:rPr/>
        <w:t xml:space="preserve">, </w:t>
      </w:r>
      <w:r>
        <w:rPr>
          <w:i/>
        </w:rPr>
        <w:t>16</w:t>
      </w:r>
      <w:r>
        <w:rPr/>
        <w:t>(1), 113–148.</w:t>
        <w:tab/>
        <w:t xml:space="preserve"> https://doi.org/10.1146/annurev.es.16.110185.000553</w:t>
      </w:r>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rPr/>
      </w:pPr>
      <w:r>
        <w:rPr/>
        <w:t xml:space="preserve">Ehret, T., Spork, S., Dieterich, C., Lucius, R., &amp; Heitlinger, E. (2017).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Judith.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 xml:space="preserve">Eimeria falciformis </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rPr>
        <w:t>BioRxiv</w:t>
      </w:r>
      <w:r>
        <w:rPr/>
        <w:t xml:space="preserve">, 690487. </w:t>
      </w:r>
      <w:hyperlink r:id="rId17">
        <w:r>
          <w:rPr>
            <w:rStyle w:val="InternetLink"/>
          </w:rPr>
          <w:t>https://doi.org/10.1101/690487</w:t>
        </w:r>
      </w:hyperlink>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rPr>
        <w:t>International Journal for Parasitology</w:t>
      </w:r>
      <w:r>
        <w:rPr>
          <w:iCs/>
        </w:rPr>
        <w:t xml:space="preserve"> 43(10): 805</w:t>
      </w:r>
      <w:r>
        <w:rPr/>
        <w:t>–</w:t>
      </w:r>
      <w:r>
        <w:rPr>
          <w:iCs/>
        </w:rPr>
        <w:t xml:space="preserve">817. </w:t>
      </w:r>
      <w:hyperlink r:id="rId18">
        <w:r>
          <w:rPr>
            <w:rStyle w:val="InternetLink"/>
            <w:iCs/>
          </w:rPr>
          <w:t>http://dx.doi.org/10.1016/j.ijpara.2013.04.007</w:t>
        </w:r>
      </w:hyperlink>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5" w:name="_GoBack"/>
      <w:r>
        <w:rPr>
          <w:i/>
          <w:color w:val="auto"/>
          <w:u w:val="none"/>
        </w:rPr>
        <w:t>BioRxiv</w:t>
      </w:r>
      <w:bookmarkEnd w:id="15"/>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roslav Piálek" w:date="2020-01-16T18:26:00Z" w:initials="JP">
    <w:p>
      <w:r>
        <w:rPr>
          <w:rFonts w:ascii="Liberation Serif" w:hAnsi="Liberation Serif" w:eastAsia="DejaVu Sans" w:cs="DejaVu Sans"/>
          <w:kern w:val="0"/>
          <w:lang w:val="en-US" w:eastAsia="en-US" w:bidi="en-US"/>
        </w:rPr>
        <w:t>I miss here any reasoning why to do the following study. – A bridge?</w:t>
      </w:r>
    </w:p>
  </w:comment>
  <w:comment w:id="1" w:author="Jaroslav Piálek" w:date="2020-01-16T18:28:00Z" w:initials="JP">
    <w:p>
      <w:r>
        <w:rPr>
          <w:rFonts w:ascii="Liberation Serif" w:hAnsi="Liberation Serif" w:eastAsia="DejaVu Sans" w:cs="DejaVu Sans"/>
          <w:kern w:val="0"/>
          <w:lang w:val="en-US" w:eastAsia="en-US" w:bidi="en-US"/>
        </w:rPr>
        <w:t xml:space="preserve">I do not understand what this para wants to say. What is the take-home message? </w:t>
      </w:r>
    </w:p>
  </w:comment>
  <w:comment w:id="2" w:author="Jaroslav Piálek" w:date="2020-01-16T18:31:00Z" w:initials="JP">
    <w:p>
      <w:r>
        <w:rPr>
          <w:rFonts w:ascii="Liberation Serif" w:hAnsi="Liberation Serif" w:eastAsia="DejaVu Sans" w:cs="DejaVu Sans"/>
          <w:kern w:val="0"/>
          <w:lang w:val="en-US" w:eastAsia="en-US" w:bidi="en-US"/>
        </w:rPr>
        <w:t>Generally this para is difficult to follow for me. You start with mice, than you switch to costs of immune response, and finish with resistance only.</w:t>
      </w:r>
    </w:p>
    <w:p>
      <w:r>
        <w:rPr>
          <w:rFonts w:ascii="Liberation Serif" w:hAnsi="Liberation Serif" w:eastAsia="DejaVu Sans" w:cs="DejaVu Sans"/>
          <w:kern w:val="0"/>
          <w:lang w:val="en-US" w:eastAsia="en-US" w:bidi="en-US"/>
        </w:rPr>
        <w:t>I miss clear logics linking info in the first and 3</w:t>
      </w:r>
      <w:r>
        <w:rPr>
          <w:rFonts w:ascii="Liberation Serif" w:hAnsi="Liberation Serif" w:eastAsia="DejaVu Sans" w:cs="DejaVu Sans"/>
          <w:kern w:val="0"/>
          <w:vertAlign w:val="superscript"/>
          <w:lang w:val="en-US" w:eastAsia="en-US" w:bidi="en-US"/>
        </w:rPr>
        <w:t>rd</w:t>
      </w:r>
      <w:r>
        <w:rPr>
          <w:rFonts w:ascii="Liberation Serif" w:hAnsi="Liberation Serif" w:eastAsia="DejaVu Sans" w:cs="DejaVu Sans"/>
          <w:kern w:val="0"/>
          <w:lang w:val="en-US" w:eastAsia="en-US" w:bidi="en-US"/>
        </w:rPr>
        <w:t xml:space="preserve"> para. </w:t>
      </w:r>
    </w:p>
    <w:p>
      <w:r>
        <w:rPr>
          <w:rFonts w:ascii="Liberation Serif" w:hAnsi="Liberation Serif" w:eastAsia="DejaVu Sans" w:cs="DejaVu Sans"/>
          <w:kern w:val="0"/>
          <w:lang w:val="en-US" w:eastAsia="en-US" w:bidi="en-US"/>
        </w:rPr>
        <w:t xml:space="preserve">Something like </w:t>
      </w:r>
    </w:p>
    <w:p>
      <w:r>
        <w:rPr>
          <w:rFonts w:ascii="Liberation Serif" w:hAnsi="Liberation Serif" w:eastAsia="DejaVu Sans" w:cs="DejaVu Sans"/>
          <w:kern w:val="0"/>
          <w:lang w:bidi="en-US" w:val="en-US" w:eastAsia="en-US"/>
        </w:rPr>
        <w:t xml:space="preserve">Both resistance and tolerance might be shaped by co-evolutionary host-parasite history. When in isolation coevolving systems meet, the newly generated variation can result in novel interplay in immunological responses. For example, two European house mouse subspecies, whose genomes diverged some 0.5 mil ago, are known to harbor different lineages of </w:t>
      </w:r>
      <w:r>
        <w:rPr>
          <w:rFonts w:ascii="Liberation Serif" w:hAnsi="Liberation Serif" w:eastAsia="DejaVu Sans" w:cs="DejaVu Sans"/>
          <w:i/>
          <w:kern w:val="0"/>
          <w:lang w:bidi="en-US" w:val="en-US" w:eastAsia="en-US"/>
        </w:rPr>
        <w:t>Cryptosporidium tyzzeri</w:t>
      </w:r>
      <w:r>
        <w:rPr>
          <w:rFonts w:ascii="Liberation Serif" w:hAnsi="Liberation Serif" w:eastAsia="DejaVu Sans" w:cs="DejaVu Sans"/>
          <w:kern w:val="0"/>
          <w:lang w:bidi="en-US" w:val="en-US" w:eastAsia="en-US"/>
        </w:rPr>
        <w:t xml:space="preserve"> (Kváč et al. 2013). </w:t>
      </w:r>
      <w:r>
        <w:rPr>
          <w:rFonts w:ascii="Liberation Serif" w:hAnsi="Liberation Serif" w:eastAsia="DejaVu Sans" w:cs="DejaVu Sans"/>
          <w:bCs/>
          <w:color w:val="000000"/>
          <w:kern w:val="0"/>
          <w:sz w:val="24"/>
          <w:lang w:bidi="en-US" w:eastAsia="en-US" w:val="en-GB"/>
        </w:rPr>
        <w:t xml:space="preserve">Hybrids between two mouse subspecies </w:t>
      </w:r>
      <w:r>
        <w:rPr>
          <w:rFonts w:ascii="Liberation Serif" w:hAnsi="Liberation Serif" w:eastAsia="DejaVu Sans" w:cs="DejaVu Sans"/>
          <w:bCs/>
          <w:i/>
          <w:color w:val="000000"/>
          <w:kern w:val="0"/>
          <w:sz w:val="24"/>
          <w:lang w:bidi="en-US" w:eastAsia="en-US" w:val="en-GB"/>
        </w:rPr>
        <w:t xml:space="preserve">Mus musculus </w:t>
      </w:r>
      <w:r>
        <w:rPr>
          <w:rFonts w:ascii="Liberation Serif" w:hAnsi="Liberation Serif" w:eastAsia="DejaVu Sans" w:cs="DejaVu Sans"/>
          <w:bCs/>
          <w:i/>
          <w:iCs/>
          <w:color w:val="000000"/>
          <w:kern w:val="0"/>
          <w:sz w:val="24"/>
          <w:lang w:bidi="en-US" w:eastAsia="en-US" w:val="en-GB"/>
        </w:rPr>
        <w:t>muscu…</w:t>
      </w:r>
    </w:p>
  </w:comment>
  <w:comment w:id="3" w:author="Unknown Author" w:date="2020-01-17T14:56:3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Lead to?</w:t>
      </w:r>
    </w:p>
  </w:comment>
  <w:comment w:id="4" w:author="Jaroslav Piálek" w:date="2020-01-16T18:45:00Z" w:initials="JP">
    <w:p>
      <w:r>
        <w:rPr>
          <w:rFonts w:ascii="Liberation Serif" w:hAnsi="Liberation Serif" w:eastAsia="DejaVu Sans" w:cs="DejaVu Sans"/>
          <w:kern w:val="0"/>
          <w:lang w:val="en-US" w:eastAsia="en-US" w:bidi="en-US"/>
        </w:rPr>
        <w:t>Did you study all protozoan parasites to know which of them was the most prevalent?</w:t>
      </w:r>
    </w:p>
  </w:comment>
  <w:comment w:id="5" w:author="Unknown Author" w:date="2020-01-07T19:55:00Z" w:initials="">
    <w:p>
      <w:r>
        <w:rPr>
          <w:rFonts w:ascii="Liberation Serif" w:hAnsi="Liberation Serif" w:eastAsia="DejaVu Sans" w:cs="DejaVu Sans"/>
          <w:kern w:val="0"/>
          <w:sz w:val="20"/>
          <w:lang w:val="en-US" w:eastAsia="en-US" w:bidi="en-US"/>
        </w:rPr>
        <w:t>They write it like that in the original article</w:t>
      </w:r>
    </w:p>
  </w:comment>
  <w:comment w:id="6" w:author="Jaroslav Piálek" w:date="2020-01-16T18:57:00Z" w:initials="JP">
    <w:p>
      <w:r>
        <w:rPr>
          <w:rFonts w:ascii="Liberation Serif" w:hAnsi="Liberation Serif" w:eastAsia="DejaVu Sans" w:cs="DejaVu Sans"/>
          <w:kern w:val="0"/>
          <w:lang w:val="en-US" w:eastAsia="en-US" w:bidi="en-US"/>
        </w:rPr>
        <w:t xml:space="preserve">It will be never 1 as 298496/300000 </w:t>
      </w:r>
      <w:r>
        <w:rPr>
          <w:rFonts w:ascii="Liberation Serif" w:hAnsi="Liberation Serif" w:eastAsia="DejaVu Sans" w:cs="DejaVu Sans"/>
          <w:kern w:val="0"/>
          <w:lang w:eastAsia="en-US" w:bidi="en-US" w:val="en-GB"/>
        </w:rPr>
        <w:t>&lt; 1</w:t>
      </w:r>
    </w:p>
  </w:comment>
  <w:comment w:id="7" w:author="Jaroslav Piálek" w:date="2020-01-16T18:58:00Z" w:initials="JP">
    <w:p>
      <w:r>
        <w:rPr>
          <w:rFonts w:ascii="Liberation Serif" w:hAnsi="Liberation Serif" w:eastAsia="DejaVu Sans" w:cs="DejaVu Sans"/>
          <w:kern w:val="0"/>
          <w:lang w:val="en-US" w:eastAsia="en-US" w:bidi="en-US"/>
        </w:rPr>
        <w:t>You detail mus strain, thet you go directly to general pattern. Nothing is noted on the Mmd mice</w:t>
      </w:r>
    </w:p>
  </w:comment>
  <w:comment w:id="8" w:author="Jaroslav Piálek" w:date="2020-01-16T19:00:00Z" w:initials="JP">
    <w:p>
      <w:r>
        <w:rPr>
          <w:rFonts w:ascii="Liberation Serif" w:hAnsi="Liberation Serif" w:eastAsia="DejaVu Sans" w:cs="DejaVu Sans"/>
          <w:kern w:val="0"/>
          <w:lang w:val="en-US" w:eastAsia="en-US" w:bidi="en-US"/>
        </w:rPr>
        <w:t>So far (I guess) the test significances were &lt; 0.01. Now their values are somehow higher, and I wander if you take care about corrections due to multiple testing (I don’t think all tests were derived from independent experiments.)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swiss"/>
    <w:pitch w:val="default"/>
  </w:font>
  <w:font w:name="Century Schoolbook">
    <w:charset w:val="01"/>
    <w:family w:val="roman"/>
    <w:pitch w:val="variable"/>
  </w:font>
  <w:font w:name="Times New Roman">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0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default="1">
    <w:name w:val="Default Paragraph Font"/>
    <w:uiPriority w:val="1"/>
    <w:semiHidden/>
    <w:unhideWhenUsed/>
    <w:qFormat/>
    <w:rPr/>
  </w:style>
  <w:style w:type="character" w:styleId="InternetLink">
    <w:name w:val="Internet Link"/>
    <w:rsid w:val="003a40f2"/>
    <w:rPr>
      <w:color w:val="3300CC"/>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ascii="Arial" w:hAnsi="Ari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f7656e"/>
    <w:rPr>
      <w:rFonts w:ascii="Segoe UI" w:hAnsi="Segoe UI"/>
      <w:sz w:val="18"/>
      <w:szCs w:val="16"/>
    </w:rPr>
  </w:style>
  <w:style w:type="character" w:styleId="CommentSubjectChar" w:customStyle="1">
    <w:name w:val="Comment Subject Char"/>
    <w:basedOn w:val="CommentTextChar"/>
    <w:link w:val="CommentSubject"/>
    <w:uiPriority w:val="99"/>
    <w:semiHidden/>
    <w:qFormat/>
    <w:rsid w:val="00f7656e"/>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customStyle="1">
    <w:name w:val="Bibliography 1"/>
    <w:basedOn w:val="Index"/>
    <w:qFormat/>
    <w:pPr>
      <w:spacing w:lineRule="atLeast" w:line="480"/>
      <w:ind w:left="720" w:hanging="720"/>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customStyle="1">
    <w:name w:val="Table Contents"/>
    <w:basedOn w:val="Normal"/>
    <w:qFormat/>
    <w:pPr>
      <w:suppressLineNumbers/>
    </w:pPr>
    <w:rPr/>
  </w:style>
  <w:style w:type="paragraph" w:styleId="Annotationtext">
    <w:name w:val="annotation text"/>
    <w:basedOn w:val="Normal"/>
    <w:link w:val="CommentTextChar"/>
    <w:uiPriority w:val="99"/>
    <w:semiHidden/>
    <w:unhideWhenUsed/>
    <w:qFormat/>
    <w:pPr>
      <w:spacing w:lineRule="auto" w:line="240"/>
    </w:pPr>
    <w:rPr>
      <w:sz w:val="20"/>
      <w:szCs w:val="18"/>
    </w:rPr>
  </w:style>
  <w:style w:type="paragraph" w:styleId="BalloonText">
    <w:name w:val="Balloon Text"/>
    <w:basedOn w:val="Normal"/>
    <w:link w:val="BalloonTextChar"/>
    <w:uiPriority w:val="99"/>
    <w:semiHidden/>
    <w:unhideWhenUsed/>
    <w:qFormat/>
    <w:rsid w:val="00f7656e"/>
    <w:pPr>
      <w:spacing w:lineRule="auto" w:line="240"/>
    </w:pPr>
    <w:rPr>
      <w:rFonts w:ascii="Segoe UI" w:hAnsi="Segoe UI"/>
      <w:sz w:val="18"/>
      <w:szCs w:val="16"/>
    </w:rPr>
  </w:style>
  <w:style w:type="paragraph" w:styleId="Annotationsubject">
    <w:name w:val="annotation subject"/>
    <w:basedOn w:val="Annotationtext"/>
    <w:next w:val="Annotationtext"/>
    <w:link w:val="CommentSubjectChar"/>
    <w:uiPriority w:val="99"/>
    <w:semiHidden/>
    <w:unhideWhenUsed/>
    <w:qFormat/>
    <w:rsid w:val="00f7656e"/>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yperlink" Target="https://doi.org/10.1101/690487" TargetMode="External"/><Relationship Id="rId18" Type="http://schemas.openxmlformats.org/officeDocument/2006/relationships/hyperlink" Target="http://dx.doi.org/10.1016/j.ijpara.2013.04.007" TargetMode="Externa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Application>LibreOffice/6.1.5.2$Linux_X86_64 LibreOffice_project/10$Build-2</Application>
  <Pages>32</Pages>
  <Words>6718</Words>
  <Characters>37873</Characters>
  <CharactersWithSpaces>44443</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2020-01-17T15:27:32Z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