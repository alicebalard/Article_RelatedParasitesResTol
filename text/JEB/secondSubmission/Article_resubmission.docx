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pPr>
      <w:r>
        <w:rPr/>
        <w:t xml:space="preserve">Decoupling of resistance and tolerance </w:t>
      </w:r>
      <w:r>
        <w:rPr>
          <w:sz w:val="28"/>
          <w:szCs w:val="28"/>
        </w:rPr>
        <w:t>against one of</w:t>
      </w:r>
      <w:r>
        <w:rPr/>
        <w:t xml:space="preserve"> two related parasites (</w:t>
      </w:r>
      <w:r>
        <w:rPr>
          <w:i/>
          <w:iCs/>
        </w:rPr>
        <w:t>Eimeria</w:t>
      </w:r>
      <w:r>
        <w:rPr/>
        <w:t>)</w:t>
      </w:r>
      <w:r>
        <w:rPr>
          <w:color w:val="000000"/>
        </w:rPr>
        <w:t xml:space="preserve"> in mice</w:t>
      </w:r>
    </w:p>
    <w:p>
      <w:pPr>
        <w:pStyle w:val="Heading1"/>
        <w:spacing w:lineRule="auto" w:line="276" w:before="0" w:after="120"/>
        <w:jc w:val="both"/>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spacing w:lineRule="auto" w:line="276"/>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spacing w:lineRule="auto" w:line="276"/>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spacing w:lineRule="auto" w:line="276"/>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In some host-parasite systems these two defenses are balanced against each other, while in others they are uncoupled. In hybrid hosts, resistance has sometimes been interpreted as having an effect on fitness without considering the modulatory effect of tolerance. Here, we used two closely related parasite species of genus </w:t>
      </w:r>
      <w:r>
        <w:rPr>
          <w:i/>
        </w:rPr>
        <w:t xml:space="preserve">Eimeria </w:t>
      </w:r>
      <w:r>
        <w:rPr/>
        <w:t>and measured proxies for resistance and toler</w:t>
      </w:r>
      <w:r>
        <w:rPr>
          <w:color w:val="000000"/>
        </w:rPr>
        <w:t xml:space="preserve">ance in four wild-derived strains of inbred mice from two subspecies during controlled infection. </w:t>
      </w:r>
    </w:p>
    <w:p>
      <w:pPr>
        <w:pStyle w:val="Normal"/>
        <w:rPr/>
      </w:pPr>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r>
        <w:rPr>
          <w:i/>
          <w:iCs/>
          <w:color w:val="000000"/>
        </w:rPr>
        <w:t>E. ferrisi</w:t>
      </w:r>
      <w:r>
        <w:rPr>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color w:val="000000"/>
        </w:rPr>
      </w:pPr>
      <w:r>
        <w:rPr>
          <w:color w:val="000000"/>
        </w:rPr>
        <w:t xml:space="preserve">Findings of resistance in natural populations of hybrid mice have to be interpreted carefully in this context. Resistance and tolerance have to be studied in conjunction. </w:t>
      </w:r>
    </w:p>
    <w:p>
      <w:pPr>
        <w:pStyle w:val="Heading1"/>
        <w:tabs>
          <w:tab w:val="clear" w:pos="720"/>
          <w:tab w:val="left" w:pos="1088" w:leader="none"/>
        </w:tabs>
        <w:jc w:val="both"/>
        <w:rPr>
          <w:bCs/>
        </w:rPr>
      </w:pPr>
      <w:r>
        <w:rPr>
          <w:bCs/>
        </w:rPr>
        <w:t>Introduction</w:t>
      </w:r>
    </w:p>
    <w:p>
      <w:pPr>
        <w:pStyle w:val="Normal"/>
        <w:rPr/>
      </w:pPr>
      <w:r>
        <w:rPr/>
        <w:t xml:space="preserve">Host defense mechanisms evolving in response to feedback between hosts and parasites can be categorised into two </w:t>
      </w:r>
      <w:r>
        <w:rPr>
          <w:lang w:val="en-GB"/>
        </w:rPr>
        <w:t>components: resistance and tolerance (Little, Shuker, Colegrave, Day, &amp; Graham, 2010).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t xml:space="preserve">(Råberg, Graham, &amp; Read, 2009). Resistance can be energetically costly and therefore limited by resource allocation as measured by a decrease of other </w:t>
      </w:r>
      <w:r>
        <w:rPr>
          <w:color w:val="000000"/>
        </w:rPr>
        <w:t xml:space="preserve">fitness components (e.g. delayed maturity, lower fecundity) in the absence of infection </w:t>
      </w:r>
      <w:r>
        <w:rPr/>
        <w:t>(Langand, Jourdane, Coustau, Delay, &amp; Morand, 1998; Sheldon &amp; Verhulst, 1996; Vijendravarma, Kraaijeveld, &amp; Godfray, 2009).</w:t>
      </w:r>
      <w:r>
        <w:rPr>
          <w:color w:val="000000"/>
        </w:rPr>
        <w:t xml:space="preserve"> Additionally</w:t>
      </w:r>
      <w:r>
        <w:rPr/>
        <w:t xml:space="preserve">, too strong </w:t>
      </w:r>
      <w:r>
        <w:rPr>
          <w:color w:val="000000"/>
        </w:rPr>
        <w:t>i</w:t>
      </w:r>
      <w:r>
        <w:rPr/>
        <w:t>mmune response against pathogens can lead</w:t>
      </w:r>
      <w:r>
        <w:rPr>
          <w:color w:val="000000"/>
        </w:rPr>
        <w:t xml:space="preserve"> to a negative impact on health or immunopathology (Graham, Allen, &amp; Read, 2005). </w:t>
      </w:r>
      <w:r>
        <w:rPr>
          <w:bCs/>
          <w:color w:val="000000"/>
        </w:rPr>
        <w:t xml:space="preserve">Tolerance balances damage caused by parasites themselves and immunopathology (Medzhitov, Schneider, &amp; Soares, 2012) through control mechanisms like stress response, damage repair and cellular regeneration (Soares, Teixeira, &amp; Moita, 2017). This is why, just like resistance, tolerance can involve energetic costs (Simms &amp; Triplett, 1994). </w:t>
      </w:r>
      <w:r>
        <w:rPr>
          <w:bCs/>
          <w:color w:val="000000"/>
          <w:lang w:val="en-GB"/>
        </w:rPr>
        <w:t>In natural populations, costs of the two lines of defense against parasites predict that resistance and tolerance are negatively correlated (R</w:t>
      </w:r>
      <w:r>
        <w:rPr>
          <w:bCs/>
          <w:color w:val="000000"/>
        </w:rPr>
        <w:t>åberg, 2014; Råberg, Sim, &amp; Read, 2007)</w:t>
      </w:r>
      <w:r>
        <w:rPr>
          <w:bCs/>
          <w:color w:val="000000"/>
          <w:lang w:val="en-GB"/>
        </w:rPr>
        <w:t xml:space="preserve">. They can also be found uncoupled if they are at intermediate levels </w:t>
      </w:r>
      <w:r>
        <w:rPr>
          <w:bCs/>
          <w:color w:val="000000"/>
        </w:rPr>
        <w:t>(Athanasiadou, Tolossa, Debela, Tolera, &amp; Houdijk., 2015)</w:t>
      </w:r>
      <w:r>
        <w:rPr>
          <w:bCs/>
          <w:color w:val="000000"/>
          <w:lang w:val="en-GB"/>
        </w:rPr>
        <w:t>. As resistance alone is not an estimator of parasite impact on health, understanding how resistance and tolerance are coupled is necessary to conclude on health effects of parasitism.</w:t>
      </w:r>
    </w:p>
    <w:p>
      <w:pPr>
        <w:pStyle w:val="Normal"/>
        <w:rPr/>
      </w:pPr>
      <w:r>
        <w:rPr>
          <w:rFonts w:ascii="arial" w:hAnsi="arial"/>
          <w:kern w:val="0"/>
        </w:rPr>
        <w:t>The house mouse subspecies</w:t>
      </w:r>
      <w:r>
        <w:rPr>
          <w:rFonts w:ascii="arial" w:hAnsi="arial"/>
          <w:bCs/>
          <w:color w:val="000000"/>
          <w:kern w:val="0"/>
          <w:lang w:val="en-GB"/>
        </w:rPr>
        <w:t xml:space="preserve"> </w:t>
      </w:r>
      <w:r>
        <w:rPr>
          <w:rFonts w:ascii="arial" w:hAnsi="arial"/>
          <w:bCs/>
          <w:i/>
          <w:color w:val="000000"/>
          <w:kern w:val="0"/>
          <w:lang w:val="en-GB"/>
        </w:rPr>
        <w:t>Mus musculus </w:t>
      </w:r>
      <w:r>
        <w:rPr>
          <w:rFonts w:ascii="arial" w:hAnsi="arial"/>
          <w:bCs/>
          <w:i/>
          <w:iCs/>
          <w:color w:val="000000"/>
          <w:kern w:val="0"/>
          <w:lang w:val="en-GB"/>
        </w:rPr>
        <w:t>musculus</w:t>
      </w:r>
      <w:r>
        <w:rPr>
          <w:rFonts w:ascii="arial" w:hAnsi="arial"/>
          <w:bCs/>
          <w:color w:val="000000"/>
          <w:kern w:val="0"/>
          <w:lang w:val="en-GB"/>
        </w:rPr>
        <w:t xml:space="preserve"> and </w:t>
      </w:r>
      <w:r>
        <w:rPr>
          <w:rFonts w:ascii="arial" w:hAnsi="arial"/>
          <w:bCs/>
          <w:i/>
          <w:color w:val="000000"/>
          <w:kern w:val="0"/>
          <w:lang w:val="en-GB"/>
        </w:rPr>
        <w:t xml:space="preserve">M. m. domesticus </w:t>
      </w:r>
      <w:r>
        <w:rPr>
          <w:rFonts w:ascii="arial" w:hAnsi="arial"/>
          <w:bCs/>
          <w:color w:val="000000"/>
          <w:kern w:val="0"/>
          <w:lang w:val="en-GB"/>
        </w:rPr>
        <w:t>(hereafter Mmm and Mmd, respectively)</w:t>
      </w:r>
      <w:r>
        <w:rPr>
          <w:rFonts w:ascii="arial" w:hAnsi="arial"/>
          <w:kern w:val="0"/>
        </w:rPr>
        <w:t>, whose genomes diverged some 0.5 million years ago, hybridize in a secondary contact zone running thr</w:t>
      </w:r>
      <w:r>
        <w:rPr>
          <w:b w:val="false"/>
          <w:bCs w:val="false"/>
          <w:color w:val="auto"/>
          <w:kern w:val="0"/>
          <w:u w:val="none"/>
        </w:rPr>
        <w:t xml:space="preserve">ough Europe </w:t>
      </w:r>
      <w:r>
        <w:rPr>
          <w:b w:val="false"/>
          <w:bCs w:val="false"/>
          <w:i w:val="false"/>
          <w:caps w:val="false"/>
          <w:smallCaps w:val="false"/>
          <w:color w:val="auto"/>
          <w:spacing w:val="0"/>
          <w:kern w:val="0"/>
          <w:sz w:val="24"/>
          <w:u w:val="none"/>
        </w:rPr>
        <w:t xml:space="preserve">(Boursot, </w:t>
      </w:r>
      <w:r>
        <w:rPr>
          <w:b w:val="false"/>
          <w:bCs w:val="false"/>
          <w:i w:val="false"/>
          <w:caps w:val="false"/>
          <w:smallCaps w:val="false"/>
          <w:color w:val="auto"/>
          <w:spacing w:val="0"/>
          <w:kern w:val="0"/>
          <w:sz w:val="24"/>
          <w:szCs w:val="24"/>
          <w:u w:val="none"/>
        </w:rPr>
        <w:t xml:space="preserve">Auffray, Britton‐Davidian, &amp; Bonhomme, </w:t>
      </w:r>
      <w:r>
        <w:rPr>
          <w:b w:val="false"/>
          <w:bCs w:val="false"/>
          <w:i w:val="false"/>
          <w:caps w:val="false"/>
          <w:smallCaps w:val="false"/>
          <w:color w:val="auto"/>
          <w:spacing w:val="0"/>
          <w:kern w:val="0"/>
          <w:sz w:val="24"/>
          <w:u w:val="none"/>
        </w:rPr>
        <w:t xml:space="preserve">1993; Duvaux, </w:t>
      </w:r>
      <w:r>
        <w:rPr>
          <w:b w:val="false"/>
          <w:bCs w:val="false"/>
          <w:i w:val="false"/>
          <w:caps w:val="false"/>
          <w:smallCaps w:val="false"/>
          <w:color w:val="auto"/>
          <w:spacing w:val="0"/>
          <w:kern w:val="0"/>
          <w:sz w:val="24"/>
          <w:szCs w:val="24"/>
          <w:u w:val="none"/>
        </w:rPr>
        <w:t>Belkhir, Boulesteix, &amp; Boursot,</w:t>
      </w:r>
      <w:r>
        <w:rPr>
          <w:b w:val="false"/>
          <w:bCs w:val="false"/>
          <w:i w:val="false"/>
          <w:caps w:val="false"/>
          <w:smallCaps w:val="false"/>
          <w:color w:val="auto"/>
          <w:spacing w:val="0"/>
          <w:kern w:val="0"/>
          <w:sz w:val="24"/>
          <w:u w:val="none"/>
        </w:rPr>
        <w:t xml:space="preserve">2011). </w:t>
      </w:r>
      <w:r>
        <w:rPr>
          <w:b w:val="false"/>
          <w:bCs w:val="false"/>
          <w:color w:val="auto"/>
          <w:u w:val="none"/>
          <w:lang w:val="en-GB"/>
        </w:rPr>
        <w:t xml:space="preserve">Hybrids show elevated resistance to parasites compared to both parental subspecies (Baird et </w:t>
      </w:r>
      <w:r>
        <w:rPr>
          <w:bCs/>
          <w:color w:val="000000"/>
          <w:lang w:val="en-GB"/>
        </w:rPr>
        <w:t>al., 2012; Balard et al., 2019)</w:t>
      </w:r>
      <w:r>
        <w:rPr>
          <w:rFonts w:ascii="arial" w:hAnsi="arial"/>
          <w:bCs/>
          <w:color w:val="000000"/>
          <w:lang w:val="en-GB"/>
        </w:rPr>
        <w:t>. N</w:t>
      </w:r>
      <w:r>
        <w:rPr>
          <w:rFonts w:ascii="arial" w:hAnsi="arial"/>
          <w:bCs/>
          <w:color w:val="000000"/>
          <w:kern w:val="0"/>
          <w:lang w:val="en-GB"/>
        </w:rPr>
        <w:t>ewly generated diversity in the immune system can result in novel interplay in immunological response; i</w:t>
      </w:r>
      <w:r>
        <w:rPr>
          <w:bCs/>
          <w:color w:val="000000"/>
          <w:lang w:val="en-GB"/>
        </w:rPr>
        <w:t>nterpretations of these results in terms of health or even fitness effects, however, have been attempted (Sage, Heyneman, Lim, &amp; Wilson, 1986) and criticised (Baird &amp; Go</w:t>
      </w:r>
      <w:r>
        <w:rPr/>
        <w:t>üy de Bellocq, 2019)</w:t>
      </w:r>
      <w:r>
        <w:rPr>
          <w:bCs/>
          <w:color w:val="000000"/>
          <w:lang w:val="en-GB"/>
        </w:rPr>
        <w:t xml:space="preserve">. </w:t>
      </w:r>
    </w:p>
    <w:p>
      <w:pPr>
        <w:pStyle w:val="Normal"/>
        <w:rPr/>
      </w:pPr>
      <w:r>
        <w:rPr>
          <w:i w:val="false"/>
          <w:iCs w:val="false"/>
          <w:color w:val="000000"/>
        </w:rPr>
        <w:t xml:space="preserve">The protozoan parasite </w:t>
      </w:r>
      <w:r>
        <w:rPr>
          <w:i/>
          <w:iCs/>
          <w:color w:val="000000"/>
        </w:rPr>
        <w:t xml:space="preserve">Eimeria ferrisi </w:t>
      </w:r>
      <w:r>
        <w:rPr>
          <w:color w:val="000000"/>
        </w:rPr>
        <w:t xml:space="preserve">has been found to be the most prevalent (17%) </w:t>
      </w:r>
      <w:r>
        <w:rPr>
          <w:i/>
          <w:iCs/>
          <w:color w:val="000000"/>
        </w:rPr>
        <w:t>Eimeria</w:t>
      </w:r>
      <w:r>
        <w:rPr>
          <w:color w:val="000000"/>
        </w:rPr>
        <w:t xml:space="preserve"> species in the house mouse hybrid zone in Brandenburg (Germany), followed by </w:t>
      </w:r>
      <w:r>
        <w:rPr>
          <w:i/>
          <w:iCs/>
          <w:color w:val="000000"/>
        </w:rPr>
        <w:t>E.</w:t>
      </w:r>
      <w:r>
        <w:rPr>
          <w:rFonts w:eastAsia="TeX Gyre Schola Math" w:cs="TeX Gyre Schola Math"/>
          <w:i/>
          <w:iCs/>
          <w:color w:val="000000"/>
        </w:rPr>
        <w:t> </w:t>
      </w:r>
      <w:r>
        <w:rPr>
          <w:i/>
          <w:iCs/>
          <w:color w:val="000000"/>
        </w:rPr>
        <w:t xml:space="preserve">falciformis (4%) </w:t>
      </w:r>
      <w:r>
        <w:rPr>
          <w:color w:val="000000"/>
        </w:rPr>
        <w:t>(Jarqu</w:t>
      </w:r>
      <w:r>
        <w:rPr/>
        <w:t>ín-Díaz, Balard, Jost, et al., 2019)</w:t>
      </w:r>
      <w:r>
        <w:rPr>
          <w:i/>
          <w:iCs/>
          <w:color w:val="000000"/>
        </w:rPr>
        <w:t>. Eimeria </w:t>
      </w:r>
      <w:r>
        <w:rPr>
          <w:color w:val="000000"/>
        </w:rPr>
        <w:t xml:space="preserve">spp. are monoxenous parasites that expand asexually and reproduce sexually in </w:t>
      </w:r>
      <w:r>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color w:val="000000"/>
        </w:rPr>
        <w:t>h (Chapman et al., 2013; Jarqu</w:t>
      </w:r>
      <w:r>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villar epithelial cells and cecum crypt cells, respectively (Schito, Barta, &amp; Chobotar., 1996).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(Al-khlifeh et al., 2019). While both species provoke inflammation, cellular infiltration, enteric lesions, diarrhea, and ultimately weight loss (Ankrom, Chobotar, &amp; Ernst, 1975; Ehret, Spork, Dieterich, Lucius, &amp; Heitlinger 2017; Schito et al., 1996),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(Al-khlifeh et al., 2019). The evolutionary history of </w:t>
      </w:r>
      <w:r>
        <w:rPr>
          <w:rFonts w:eastAsia="SimSun" w:cs="Mangal"/>
          <w:color w:val="000000"/>
          <w:kern w:val="2"/>
          <w:sz w:val="24"/>
          <w:szCs w:val="24"/>
          <w:lang w:val="en-US" w:eastAsia="zh-CN" w:bidi="hi-IN"/>
        </w:rPr>
        <w:t>these</w:t>
      </w:r>
      <w:r>
        <w:rPr>
          <w:color w:val="000000"/>
        </w:rPr>
        <w:t xml:space="preserve"> different </w:t>
      </w:r>
      <w:r>
        <w:rPr>
          <w:i/>
          <w:iCs/>
          <w:color w:val="000000"/>
        </w:rPr>
        <w:t>Eimeria</w:t>
      </w:r>
      <w:r>
        <w:rPr>
          <w:color w:val="000000"/>
        </w:rPr>
        <w:t xml:space="preserve"> species in the two house mouse subspecies is unknown and is unclear whether subspecies-specific adaptation exists in one or the other. </w:t>
      </w:r>
    </w:p>
    <w:p>
      <w:pPr>
        <w:pStyle w:val="Normal"/>
        <w:rPr/>
      </w:pPr>
      <w:r>
        <w:rPr>
          <w:color w:val="000000"/>
        </w:rPr>
        <w:t xml:space="preserve">Given differences in pathogenicity and prevalence between the two </w:t>
      </w:r>
      <w:r>
        <w:rPr>
          <w:i/>
          <w:iCs/>
          <w:color w:val="000000"/>
        </w:rPr>
        <w:t xml:space="preserve">Eimeria </w:t>
      </w:r>
      <w:r>
        <w:rPr>
          <w:color w:val="000000"/>
        </w:rPr>
        <w:t>species we suspected that coupling between r</w:t>
      </w:r>
      <w:r>
        <w:rPr>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Normal"/>
        <w:rPr>
          <w:color w:val="000000"/>
          <w:lang w:val="en-GB"/>
        </w:rPr>
      </w:pPr>
      <w:r>
        <w:rPr>
          <w:color w:val="000000"/>
          <w:lang w:val="en-GB"/>
        </w:rPr>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The three parasite isolates used in this study were isolated from feces of mice captured in a house mouse hybrid zone (HMHZ) running through Brandenburg, Germany (</w:t>
      </w:r>
      <w:r>
        <w:rPr/>
        <w:t>Macholán et al. 2019</w:t>
      </w:r>
      <w:r>
        <w:rPr>
          <w:color w:val="000000"/>
        </w:rPr>
        <w:t xml:space="preserve">), in 2016 (capture permit No. 2347/35/2014). They belong to both the most prevalent </w:t>
      </w:r>
      <w:r>
        <w:rPr>
          <w:i/>
          <w:color w:val="000000"/>
        </w:rPr>
        <w:t xml:space="preserve">Eimeria </w:t>
      </w:r>
      <w:r>
        <w:rPr>
          <w:color w:val="000000"/>
        </w:rPr>
        <w:t>species in the wild (Jarqu</w:t>
      </w:r>
      <w:r>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Pre-patency and the peak day of parasite shedding for these isolates were estimated during infection in NMRI laboratory mice (Al-khlifeh et al., 2019) which were also used for serial passaging of all the isolates. Parasite infective forms (oocysts) were recovered by </w:t>
      </w:r>
      <w:r>
        <w:rPr>
          <w:color w:val="000000"/>
          <w:lang w:val="en-GB"/>
        </w:rPr>
        <w:t>flotation in saturated NaCl solution followed by washing and observation under light microscope (following the protocole described in Clerc, Fenton, Babayan, &amp; Pedersen, 2019)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representing Mmd: </w:t>
      </w:r>
      <w:r>
        <w:rPr>
          <w:b/>
          <w:color w:val="000000"/>
          <w:lang w:val="en-GB"/>
        </w:rPr>
        <w:t>SCHUNT</w:t>
      </w:r>
      <w:r>
        <w:rPr>
          <w:color w:val="000000"/>
          <w:lang w:val="en-GB"/>
        </w:rPr>
        <w:t xml:space="preserve"> (Locality: Schweben, Hessen, Germany [N: 50° 26’, E: 9° 36’] (Martincov</w:t>
      </w:r>
      <w:r>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t>álek et al., 2008)</w:t>
      </w:r>
      <w:r>
        <w:rPr>
          <w:color w:val="000000"/>
          <w:lang w:val="en-GB"/>
        </w:rPr>
        <w:t xml:space="preserve">, and two derived from Mmm: </w:t>
      </w:r>
      <w:r>
        <w:rPr>
          <w:b/>
          <w:color w:val="000000"/>
          <w:lang w:val="en-GB"/>
        </w:rPr>
        <w:t>BUSNA</w:t>
      </w:r>
      <w:r>
        <w:rPr>
          <w:color w:val="000000"/>
          <w:lang w:val="en-GB"/>
        </w:rPr>
        <w:t xml:space="preserve"> (Locality: Buškovice, Bohemia, Czech Republic [N: 50° 14’, E: 13° 22’] (Pi</w:t>
      </w:r>
      <w:r>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t>á &amp; Forejt, 2000)</w:t>
      </w:r>
      <w:r>
        <w:rPr>
          <w:color w:val="000000"/>
          <w:lang w:val="en-GB"/>
        </w:rPr>
        <w:t>)(</w:t>
      </w:r>
      <w:r>
        <w:rPr>
          <w:b/>
          <w:color w:val="000000"/>
          <w:lang w:val="en-GB"/>
        </w:rPr>
        <w:t>Figure 1</w:t>
      </w:r>
      <w:r>
        <w:rPr>
          <w:color w:val="000000"/>
          <w:lang w:val="en-GB"/>
        </w:rPr>
        <w:t>). Age of the mice at the time of infection ranged between 7.6 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auto"/>
            <w:u w:val="none"/>
          </w:rPr>
          <w:t>https://housemice.cz/en</w:t>
        </w:r>
      </w:hyperlink>
      <w:bookmarkStart w:id="4" w:name="__UnoMark__3650_2045319252"/>
      <w:bookmarkEnd w:id="4"/>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All individuals were negative for </w:t>
      </w:r>
      <w:r>
        <w:rPr>
          <w:i/>
          <w:iCs/>
          <w:color w:val="000000"/>
          <w:lang w:val="en-GB"/>
        </w:rPr>
        <w:t xml:space="preserve">Eimeria </w:t>
      </w:r>
      <w:r>
        <w:rPr>
          <w:color w:val="000000"/>
          <w:lang w:val="en-GB"/>
        </w:rPr>
        <w:t xml:space="preserve">at the beginning of our experiment. </w:t>
      </w:r>
    </w:p>
    <w:p>
      <w:pPr>
        <w:pStyle w:val="Heading2"/>
        <w:jc w:val="both"/>
        <w:rPr>
          <w:color w:val="000000"/>
          <w:lang w:val="en-GB"/>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i/>
          <w:color w:val="000000"/>
          <w:lang w:val="en-GB"/>
        </w:rPr>
        <w:t xml:space="preserve">E. ferrisi </w:t>
      </w:r>
      <w:r>
        <w:rPr>
          <w:color w:val="000000"/>
          <w:lang w:val="en-GB"/>
        </w:rPr>
        <w:t xml:space="preserve">isolates (Brandenburg64 and Brandenburg139), the two second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Summarised experiment design is shown </w:t>
      </w:r>
      <w:r>
        <w:rPr>
          <w:color w:val="000000"/>
          <w:kern w:val="0"/>
          <w:lang w:val="en-GB"/>
        </w:rPr>
        <w:t xml:space="preserve">in </w:t>
      </w:r>
      <w:r>
        <w:rPr>
          <w:b/>
          <w:kern w:val="0"/>
          <w:lang w:val="en-GB"/>
        </w:rPr>
        <w:t>Table 1</w:t>
      </w:r>
      <w:r>
        <w:rPr>
          <w:bCs/>
          <w:color w:val="000000"/>
          <w:kern w:val="0"/>
          <w:lang w:val="en-GB"/>
        </w:rPr>
        <w:t>.</w:t>
      </w:r>
    </w:p>
    <w:p>
      <w:pPr>
        <w:pStyle w:val="Normal"/>
        <w:rPr/>
      </w:pPr>
      <w:r>
        <w:rPr>
          <w:color w:val="000000"/>
          <w:lang w:val="en-GB"/>
        </w:rPr>
        <w:t xml:space="preserve">We observed </w:t>
      </w:r>
      <w:r>
        <w:rPr>
          <w:i/>
          <w:iCs/>
          <w:color w:val="000000"/>
          <w:lang w:val="en-GB"/>
        </w:rPr>
        <w:t xml:space="preserve">Eimeria </w:t>
      </w:r>
      <w:r>
        <w:rPr>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(R</w:t>
      </w:r>
      <w:r>
        <w:rPr/>
        <w:t>åberg et al., 2009)</w:t>
      </w:r>
      <w:r>
        <w:rPr>
          <w:color w:val="000000"/>
        </w:rPr>
        <w:t xml:space="preserve">. As a proxy we used the number of oocysts per gram of feces (OPG) at the day of maximal shedding. This measure is tightly correlated with the sum of oocysts shed throughout the experiment (Pearson correlation coefficient 0.91). </w:t>
      </w:r>
    </w:p>
    <w:p>
      <w:pPr>
        <w:pStyle w:val="Normal"/>
        <w:rPr/>
      </w:pPr>
      <w:r>
        <w:rPr/>
        <w:t xml:space="preserve">Tolerance is usually defined as the slope of the regression of host fitness, approximated by health condition, on infection intensity (Råberg, 2014).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(body</w:t>
      </w:r>
      <w:r>
        <w:rPr>
          <w:color w:val="000000"/>
        </w:rPr>
        <w:t xml:space="preserve"> weight taken at the start of the experimental infection).</w:t>
      </w:r>
    </w:p>
    <w:p>
      <w:pPr>
        <w:pStyle w:val="TextBody"/>
        <w:spacing w:lineRule="auto" w:line="480"/>
        <w:rPr/>
      </w:pPr>
      <w:r>
        <w:rPr/>
        <w:t xml:space="preserve">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gram of feces). This index was then standardised by log10 transformation, after addition of 1e-8 to the ratio to avoid infinite values. The obtained log10 transformed ratio that ranged between </w:t>
      </w:r>
      <w:bookmarkStart w:id="6" w:name="rstudio_console_output1"/>
      <w:bookmarkEnd w:id="6"/>
      <w:r>
        <w:rPr/>
        <w:t>-8 (high tolerant) and -5.6 (low tolerant) was divided by the negative constant -8 to obtained a final index positively correlated with tolerance:</w:t>
      </w:r>
    </w:p>
    <w:p>
      <w:pPr>
        <w:pStyle w:val="Normal"/>
        <w:ind w:left="720" w:right="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gram of feces + 1e-8) / -8</w:t>
      </w:r>
    </w:p>
    <w:p>
      <w:pPr>
        <w:pStyle w:val="Heading2"/>
        <w:jc w:val="both"/>
        <w:rPr>
          <w:sz w:val="24"/>
        </w:rPr>
      </w:pPr>
      <w:bookmarkStart w:id="7" w:name="_mpf3d7k8xfch"/>
      <w:bookmarkEnd w:id="7"/>
      <w:r>
        <w:rPr>
          <w:sz w:val="24"/>
        </w:rPr>
        <w:t>Statistical analyses</w:t>
      </w:r>
    </w:p>
    <w:p>
      <w:pPr>
        <w:pStyle w:val="Normal"/>
        <w:rPr/>
      </w:pPr>
      <w:r>
        <w:rPr>
          <w:color w:val="000000"/>
        </w:rPr>
        <w:t xml:space="preserve">Appropriate distribution for </w:t>
      </w:r>
      <w:r>
        <w:rPr>
          <w:rFonts w:eastAsia="Century Schoolbook" w:cs="Century Schoolbook"/>
          <w:color w:val="000000"/>
        </w:rPr>
        <w:t xml:space="preserve">maximum number of oocysts per </w:t>
      </w:r>
      <w:r>
        <w:rPr>
          <w:rFonts w:eastAsia="Century Schoolbook" w:cs="Century Schoolbook"/>
        </w:rPr>
        <w:t>gram of feces</w:t>
      </w:r>
      <w:r>
        <w:rPr>
          <w:color w:val="000000"/>
        </w:rPr>
        <w:t>, maximum weight loss relative to day 0, and tolerance index were selected based on log likelihood and AIC criteria</w:t>
      </w:r>
      <w:r>
        <w:rPr>
          <w:rFonts w:ascii="Times New Roman" w:hAnsi="Times New Roman"/>
          <w:color w:val="000000"/>
        </w:rPr>
        <w:t xml:space="preserve"> </w:t>
      </w:r>
      <w:r>
        <w:rPr>
          <w:color w:val="000000"/>
        </w:rPr>
        <w:t xml:space="preserve">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t>peak of oocysts per gram of feces</w:t>
      </w:r>
      <w:r>
        <w:rPr>
          <w:color w:val="000000"/>
        </w:rPr>
        <w:t xml:space="preserve">, impact on host health, and </w:t>
      </w:r>
      <w:r>
        <w:rPr/>
        <w:t>t</w:t>
      </w:r>
      <w:r>
        <w:rPr>
          <w:color w:val="000000"/>
        </w:rPr>
        <w:t>olerance index, respectively</w:t>
      </w:r>
      <w:r>
        <w:rPr/>
        <w:t>.</w:t>
      </w:r>
      <w:r>
        <w:rPr>
          <w:color w:val="000000"/>
        </w:rPr>
        <w:t xml:space="preserve"> For modelling the impact on host health, we added 0.01 to the raw value as the Weibull distribution regression requires positive values.</w:t>
      </w:r>
    </w:p>
    <w:p>
      <w:pPr>
        <w:pStyle w:val="Normal"/>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on our three response variables using (generalised)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pPr>
      <w:r>
        <w:rPr/>
        <w:t xml:space="preserve">We then compared the coupling between proxies of resistance and tolerance between mouse subspecies. Using the resistance index and tolerance index defined above, we fitted a linear model to explain the variation of tolerance with resistance, </w:t>
      </w:r>
      <w:r>
        <w:rPr>
          <w:i/>
        </w:rPr>
        <w:t xml:space="preserve">Eimeria </w:t>
      </w:r>
      <w:r>
        <w:rPr/>
        <w:t>species and their interaction.</w:t>
      </w:r>
    </w:p>
    <w:p>
      <w:pPr>
        <w:pStyle w:val="Normal"/>
        <w:rPr/>
      </w:pPr>
      <w:r>
        <w:rPr>
          <w:color w:val="000000"/>
          <w:lang w:val="en-GB"/>
        </w:rPr>
        <w:t xml:space="preserve">To verify the absence of impact of both previous contamination by </w:t>
      </w:r>
      <w:r>
        <w:rPr>
          <w:i/>
          <w:iCs/>
          <w:color w:val="000000"/>
          <w:lang w:val="en-GB"/>
        </w:rPr>
        <w:t xml:space="preserve">Eimeria </w:t>
      </w:r>
      <w:r>
        <w:rPr>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lang w:val="en-GB"/>
        </w:rPr>
        <w:t xml:space="preserve">er the influence of both factors negligible. (see </w:t>
      </w:r>
      <w:r>
        <w:rPr>
          <w:b/>
          <w:lang w:val="en-GB"/>
        </w:rPr>
        <w:t>Supplementary Material S1</w:t>
      </w:r>
      <w:r>
        <w:rPr>
          <w:lang w:val="en-GB"/>
        </w:rPr>
        <w:t>).</w:t>
      </w:r>
    </w:p>
    <w:p>
      <w:pPr>
        <w:pStyle w:val="Normal"/>
        <w:rPr>
          <w:color w:val="000000"/>
        </w:rPr>
      </w:pPr>
      <w:r>
        <w:rPr>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color w:val="000000"/>
        </w:rPr>
      </w:pPr>
      <w:r>
        <w:rPr>
          <w:color w:val="000000"/>
        </w:rPr>
        <w:t>All codes and data used for this article can be found at:</w:t>
        <w:tab/>
        <w:t xml:space="preserve"> https://github.com/alicebalard/Article_RelatedParasitesResTol</w:t>
      </w:r>
    </w:p>
    <w:p>
      <w:pPr>
        <w:pStyle w:val="Heading1"/>
        <w:jc w:val="both"/>
        <w:rPr/>
      </w:pPr>
      <w:bookmarkStart w:id="8" w:name="_2s8eyo1"/>
      <w:bookmarkEnd w:id="8"/>
      <w:r>
        <w:rPr/>
        <w:t>Results</w:t>
      </w:r>
    </w:p>
    <w:p>
      <w:pPr>
        <w:pStyle w:val="Heading2"/>
        <w:jc w:val="both"/>
        <w:rPr/>
      </w:pPr>
      <w:bookmarkStart w:id="9" w:name="_17dp8vu"/>
      <w:bookmarkEnd w:id="9"/>
      <w:r>
        <w:rPr/>
        <w:t>General parasitology</w:t>
      </w:r>
    </w:p>
    <w:p>
      <w:pPr>
        <w:pStyle w:val="Normal"/>
        <w:rPr/>
      </w:pPr>
      <w:r>
        <w:rPr>
          <w:color w:val="000000"/>
        </w:rPr>
        <w:t>The life cycle of all isolates was successfully completed in all mouse strains</w:t>
      </w:r>
      <w:r>
        <w:rPr/>
        <w:t xml:space="preserve"> (</w:t>
      </w:r>
      <w:r>
        <w:rPr>
          <w:b/>
        </w:rPr>
        <w:t>Figure 2</w:t>
      </w:r>
      <w:r>
        <w:rPr/>
        <w:t xml:space="preserve">). For </w:t>
      </w:r>
      <w:r>
        <w:rPr>
          <w:i/>
        </w:rPr>
        <w:t xml:space="preserve">E. ferrisi </w:t>
      </w:r>
      <w:r>
        <w:rPr/>
        <w:t>(both isolates), the pre-patent period was 5 dpi and the median day of</w:t>
      </w:r>
      <w:r>
        <w:rPr>
          <w:color w:val="000000"/>
        </w:rPr>
        <w:t xml:space="preserve"> maximal oocyst shedding was 6 dpi (standard deviation sd=0.73 and 0.61, respectively). The median day of maximum weight loss was 5 dpi for both isolates (sd=2.1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i/>
          <w:i/>
          <w:u w:val="none"/>
        </w:rPr>
      </w:pPr>
      <w:r>
        <w:rPr>
          <w:i/>
          <w:sz w:val="28"/>
          <w:szCs w:val="28"/>
        </w:rPr>
        <w:t>M.</w:t>
      </w:r>
      <w:r>
        <w:rPr>
          <w:i/>
          <w:color w:val="000000"/>
          <w:sz w:val="28"/>
          <w:szCs w:val="28"/>
        </w:rPr>
        <w:t> </w:t>
      </w:r>
      <w:r>
        <w:rPr>
          <w:i/>
          <w:sz w:val="28"/>
          <w:szCs w:val="28"/>
        </w:rPr>
        <w:t>m.</w:t>
      </w:r>
      <w:r>
        <w:rPr>
          <w:i/>
          <w:color w:val="000000"/>
          <w:sz w:val="28"/>
          <w:szCs w:val="28"/>
        </w:rPr>
        <w:t xml:space="preserve"> domesticus </w:t>
      </w:r>
      <w:r>
        <w:rPr>
          <w:i w:val="false"/>
          <w:iCs w:val="false"/>
          <w:color w:val="000000"/>
          <w:sz w:val="28"/>
          <w:szCs w:val="28"/>
        </w:rPr>
        <w:t>is less resistant</w:t>
      </w:r>
      <w:r>
        <w:rPr>
          <w:i/>
          <w:color w:val="000000"/>
          <w:sz w:val="28"/>
          <w:szCs w:val="28"/>
        </w:rPr>
        <w:t xml:space="preserve"> </w:t>
      </w:r>
      <w:r>
        <w:rPr>
          <w:sz w:val="28"/>
          <w:szCs w:val="28"/>
        </w:rPr>
        <w:t xml:space="preserve">to </w:t>
      </w:r>
      <w:r>
        <w:rPr>
          <w:i/>
          <w:sz w:val="28"/>
          <w:szCs w:val="28"/>
        </w:rPr>
        <w:t>E.</w:t>
      </w:r>
      <w:r>
        <w:rPr>
          <w:i/>
          <w:color w:val="000000"/>
          <w:sz w:val="28"/>
          <w:szCs w:val="28"/>
        </w:rPr>
        <w:t> </w:t>
      </w:r>
      <w:r>
        <w:rPr>
          <w:i/>
          <w:sz w:val="28"/>
          <w:szCs w:val="28"/>
        </w:rPr>
        <w:t>falciformis</w:t>
      </w:r>
      <w:r>
        <w:rPr>
          <w:sz w:val="28"/>
          <w:szCs w:val="28"/>
        </w:rPr>
        <w:t xml:space="preserve"> than to </w:t>
      </w:r>
      <w:r>
        <w:rPr>
          <w:i/>
          <w:sz w:val="28"/>
          <w:szCs w:val="28"/>
        </w:rPr>
        <w:t>E.</w:t>
      </w:r>
      <w:r>
        <w:rPr>
          <w:i/>
          <w:color w:val="000000"/>
          <w:sz w:val="28"/>
          <w:szCs w:val="28"/>
        </w:rPr>
        <w:t> </w:t>
      </w:r>
      <w:r>
        <w:rPr>
          <w:i/>
          <w:sz w:val="28"/>
          <w:szCs w:val="28"/>
        </w:rPr>
        <w:t>ferrisi</w:t>
      </w:r>
    </w:p>
    <w:p>
      <w:pPr>
        <w:pStyle w:val="Normal"/>
        <w:rPr/>
      </w:pPr>
      <w:r>
        <w:rPr>
          <w:color w:val="000000"/>
        </w:rPr>
        <w:t>T</w:t>
      </w:r>
      <w:r>
        <w:rPr>
          <w:color w:val="000000"/>
          <w:sz w:val="24"/>
          <w:szCs w:val="24"/>
        </w:rPr>
        <w:t xml:space="preserve">o establish differences between the two house mouse subspecies and between the parasite species, we analysed the </w:t>
      </w:r>
      <w:r>
        <w:rPr>
          <w:sz w:val="24"/>
          <w:szCs w:val="24"/>
        </w:rPr>
        <w:t xml:space="preserve">maximum number of oocysts per gram of feces (OPG) </w:t>
      </w:r>
      <w:r>
        <w:rPr>
          <w:color w:val="000000"/>
          <w:sz w:val="24"/>
          <w:szCs w:val="24"/>
        </w:rPr>
        <w:t xml:space="preserve">as a measure of resistance after infection with both </w:t>
      </w:r>
      <w:r>
        <w:rPr>
          <w:i/>
          <w:color w:val="000000"/>
          <w:sz w:val="24"/>
          <w:szCs w:val="24"/>
        </w:rPr>
        <w:t xml:space="preserve">Eimeria </w:t>
      </w:r>
      <w:r>
        <w:rPr>
          <w:color w:val="000000"/>
          <w:sz w:val="24"/>
          <w:szCs w:val="24"/>
        </w:rPr>
        <w:t xml:space="preserve">species on the 99 mice alive by the time of median peak shedding. We found statistically significant effects of parasite species (LRT: G = 18.9, df = 2, P &lt; 0.001), mouse subspecies (LRT: G = 16.2, df = 2, P &lt; 0.001) as well as an interaction between parasite species and mouse subspecies (LRT: G = 10.2, df = 1, P &lt; 0.01). Post-hoc multiple comparison tests showed than the subspecies Mmd shed more OPG at the peak of shedding when infected with </w:t>
      </w:r>
      <w:r>
        <w:rPr>
          <w:i/>
          <w:color w:val="000000"/>
          <w:sz w:val="24"/>
          <w:szCs w:val="24"/>
        </w:rPr>
        <w:t>E. falciformis</w:t>
      </w:r>
      <w:r>
        <w:rPr>
          <w:color w:val="000000"/>
          <w:sz w:val="24"/>
          <w:szCs w:val="24"/>
        </w:rPr>
        <w:t xml:space="preserve"> than with </w:t>
      </w:r>
      <w:r>
        <w:rPr>
          <w:i/>
          <w:color w:val="000000"/>
          <w:sz w:val="24"/>
          <w:szCs w:val="24"/>
        </w:rPr>
        <w:t>E. ferrisi</w:t>
      </w:r>
      <w:r>
        <w:rPr>
          <w:color w:val="000000"/>
          <w:sz w:val="24"/>
          <w:szCs w:val="24"/>
        </w:rPr>
        <w:t xml:space="preserve">. Moreover, the Mmm subspecies shed more OPG at the peak of shedding than the Mmd subspecies when infected with </w:t>
      </w:r>
      <w:r>
        <w:rPr>
          <w:i/>
          <w:color w:val="000000"/>
          <w:sz w:val="24"/>
          <w:szCs w:val="24"/>
        </w:rPr>
        <w:t>E. ferrisi</w:t>
      </w:r>
      <w:r>
        <w:rPr>
          <w:color w:val="000000"/>
          <w:sz w:val="24"/>
          <w:szCs w:val="24"/>
        </w:rPr>
        <w:t xml:space="preserve"> (</w:t>
      </w:r>
      <w:r>
        <w:rPr>
          <w:b/>
          <w:bCs/>
          <w:color w:val="000000"/>
          <w:sz w:val="24"/>
          <w:szCs w:val="24"/>
        </w:rPr>
        <w:t xml:space="preserve">Figure 3A; </w:t>
      </w:r>
      <w:bookmarkStart w:id="10" w:name="__DdeLink__4137_1213221753"/>
      <w:r>
        <w:rPr>
          <w:b/>
          <w:bCs/>
          <w:color w:val="000000"/>
          <w:sz w:val="24"/>
          <w:szCs w:val="24"/>
        </w:rPr>
        <w:t xml:space="preserve">Supplementary </w:t>
      </w:r>
      <w:r>
        <w:rPr>
          <w:b/>
          <w:bCs/>
          <w:color w:val="000000"/>
          <w:sz w:val="24"/>
          <w:szCs w:val="24"/>
        </w:rPr>
        <w:t xml:space="preserve">Table </w:t>
      </w:r>
      <w:r>
        <w:rPr>
          <w:b/>
          <w:bCs/>
          <w:color w:val="000000"/>
          <w:sz w:val="24"/>
          <w:szCs w:val="24"/>
        </w:rPr>
        <w:t>S1</w:t>
      </w:r>
      <w:bookmarkEnd w:id="10"/>
      <w:r>
        <w:rPr>
          <w:color w:val="000000"/>
          <w:sz w:val="24"/>
          <w:szCs w:val="24"/>
        </w:rPr>
        <w:t xml:space="preserve">). </w:t>
      </w:r>
    </w:p>
    <w:p>
      <w:pPr>
        <w:pStyle w:val="Normal"/>
        <w:rPr>
          <w:rFonts w:ascii="Arial" w:hAnsi="Arial"/>
          <w:sz w:val="24"/>
          <w:szCs w:val="24"/>
        </w:rPr>
      </w:pPr>
      <w:r>
        <w:rPr>
          <w:color w:val="000000"/>
          <w:sz w:val="24"/>
          <w:szCs w:val="24"/>
        </w:rPr>
        <w:t xml:space="preserve">We then tested the influence of mouse strain and parasite isolate on </w:t>
      </w:r>
      <w:r>
        <w:rPr>
          <w:sz w:val="24"/>
          <w:szCs w:val="24"/>
        </w:rPr>
        <w:t>maximum number of OPG</w:t>
      </w:r>
      <w:r>
        <w:rPr>
          <w:color w:val="000000"/>
          <w:sz w:val="24"/>
          <w:szCs w:val="24"/>
        </w:rPr>
        <w:t xml:space="preserve">. We found statistically significant effects of parasite isolate (LRT: G = 35.5, df = 8, P &lt; 0.001), mouse strain (LRT: G = 36.3, df = 9, P &lt; 0.001) as well as an interaction between parasite isolate and mouse strain (LRT: G = 21.8, df = 6, P &lt; 0.01). </w:t>
      </w:r>
    </w:p>
    <w:p>
      <w:pPr>
        <w:pStyle w:val="Normal"/>
        <w:rPr>
          <w:rFonts w:ascii="Arial" w:hAnsi="Arial"/>
          <w:sz w:val="24"/>
          <w:szCs w:val="24"/>
        </w:rPr>
      </w:pPr>
      <w:r>
        <w:rPr>
          <w:color w:val="000000"/>
          <w:sz w:val="24"/>
          <w:szCs w:val="24"/>
        </w:rPr>
        <w:t>Post-hoc multiple comparison tests showed that STRA (Mmd strain) shed less OPG when infected with Brandenburg139 (</w:t>
      </w:r>
      <w:r>
        <w:rPr>
          <w:i/>
          <w:color w:val="000000"/>
          <w:sz w:val="24"/>
          <w:szCs w:val="24"/>
        </w:rPr>
        <w:t>E. ferrisi</w:t>
      </w:r>
      <w:r>
        <w:rPr>
          <w:color w:val="000000"/>
          <w:sz w:val="24"/>
          <w:szCs w:val="24"/>
        </w:rPr>
        <w:t xml:space="preserve"> isolate) than when infected with Brandenburg88 (</w:t>
      </w:r>
      <w:r>
        <w:rPr>
          <w:i/>
          <w:color w:val="000000"/>
          <w:sz w:val="24"/>
          <w:szCs w:val="24"/>
        </w:rPr>
        <w:t>E. falciformis</w:t>
      </w:r>
      <w:r>
        <w:rPr>
          <w:color w:val="000000"/>
          <w:sz w:val="24"/>
          <w:szCs w:val="24"/>
        </w:rPr>
        <w:t xml:space="preserve"> isolate), and PWD (Mmm strain) shed more OPG when infected with Brandenburg64 (</w:t>
      </w:r>
      <w:r>
        <w:rPr>
          <w:i/>
          <w:color w:val="000000"/>
          <w:sz w:val="24"/>
          <w:szCs w:val="24"/>
        </w:rPr>
        <w:t>E. ferrisi</w:t>
      </w:r>
      <w:r>
        <w:rPr>
          <w:color w:val="000000"/>
          <w:sz w:val="24"/>
          <w:szCs w:val="24"/>
        </w:rPr>
        <w:t xml:space="preserve"> isolate) than when infected with Brandenburg88 (</w:t>
      </w:r>
      <w:r>
        <w:rPr>
          <w:i/>
          <w:color w:val="000000"/>
          <w:sz w:val="24"/>
          <w:szCs w:val="24"/>
        </w:rPr>
        <w:t>E. falciformis</w:t>
      </w:r>
      <w:r>
        <w:rPr>
          <w:color w:val="000000"/>
          <w:sz w:val="24"/>
          <w:szCs w:val="24"/>
        </w:rPr>
        <w:t xml:space="preserve"> isolate). Moreover, PWD (Mmm subspecies) shed more OPG at the peak of shedding than STRA (Mmd subspecies) when infected with Brandenburg88 (</w:t>
      </w:r>
      <w:r>
        <w:rPr>
          <w:i/>
          <w:color w:val="000000"/>
          <w:sz w:val="24"/>
          <w:szCs w:val="24"/>
        </w:rPr>
        <w:t>E. falciformis</w:t>
      </w:r>
      <w:r>
        <w:rPr>
          <w:color w:val="000000"/>
          <w:sz w:val="24"/>
          <w:szCs w:val="24"/>
        </w:rPr>
        <w:t xml:space="preserve"> isolate); when infected with Brandenburg64 (</w:t>
      </w:r>
      <w:r>
        <w:rPr>
          <w:i/>
          <w:color w:val="000000"/>
          <w:sz w:val="24"/>
          <w:szCs w:val="24"/>
        </w:rPr>
        <w:t>E. ferrisi</w:t>
      </w:r>
      <w:r>
        <w:rPr>
          <w:color w:val="000000"/>
          <w:sz w:val="24"/>
          <w:szCs w:val="24"/>
        </w:rPr>
        <w:t xml:space="preserve"> isolate), SCHUNT (Mmd subspecies) shed more OPG at the peak of shedding than both Mmm subspecies, PWD and BUSNA.</w:t>
      </w:r>
    </w:p>
    <w:p>
      <w:pPr>
        <w:pStyle w:val="Normal"/>
        <w:rPr/>
      </w:pPr>
      <w:r>
        <w:rPr>
          <w:color w:val="000000"/>
          <w:sz w:val="24"/>
          <w:szCs w:val="24"/>
        </w:rPr>
        <w:t>We found no significant difference between the strains of the same subspecies within a given parasite species infection, nor between the isolates of the same species within a given mouse strain (</w:t>
      </w:r>
      <w:r>
        <w:rPr>
          <w:b/>
          <w:sz w:val="24"/>
          <w:szCs w:val="24"/>
        </w:rPr>
        <w:t xml:space="preserve">Figure 4A; </w:t>
      </w:r>
      <w:r>
        <w:rPr>
          <w:b/>
          <w:bCs/>
          <w:color w:val="000000"/>
          <w:sz w:val="24"/>
          <w:szCs w:val="24"/>
        </w:rPr>
        <w:t xml:space="preserve">Supplementary </w:t>
      </w:r>
      <w:r>
        <w:rPr>
          <w:b/>
          <w:bCs/>
          <w:color w:val="000000"/>
          <w:sz w:val="24"/>
          <w:szCs w:val="24"/>
        </w:rPr>
        <w:t xml:space="preserve">Table </w:t>
      </w:r>
      <w:r>
        <w:rPr>
          <w:b/>
          <w:bCs/>
          <w:color w:val="000000"/>
          <w:sz w:val="24"/>
          <w:szCs w:val="24"/>
        </w:rPr>
        <w:t>S2</w:t>
      </w:r>
      <w:r>
        <w:rPr>
          <w:sz w:val="24"/>
          <w:szCs w:val="24"/>
        </w:rPr>
        <w:t>).</w:t>
      </w:r>
    </w:p>
    <w:p>
      <w:pPr>
        <w:pStyle w:val="Heading2"/>
        <w:jc w:val="both"/>
        <w:rPr/>
      </w:pPr>
      <w:r>
        <w:rPr/>
        <w:t xml:space="preserve">Health of </w:t>
      </w:r>
      <w:r>
        <w:rPr>
          <w:i/>
          <w:iCs/>
        </w:rPr>
        <w:t>M. m. musculus</w:t>
      </w:r>
      <w:r>
        <w:rPr/>
        <w:t xml:space="preserve"> is more affected by </w:t>
      </w:r>
      <w:r>
        <w:rPr>
          <w:i/>
          <w:iCs/>
        </w:rPr>
        <w:t>E. falciformis</w:t>
      </w:r>
      <w:r>
        <w:rPr/>
        <w:t xml:space="preserve"> than by </w:t>
      </w:r>
      <w:r>
        <w:rPr>
          <w:i/>
          <w:iCs/>
        </w:rPr>
        <w:t>E. ferrisi</w:t>
      </w:r>
    </w:p>
    <w:p>
      <w:pPr>
        <w:pStyle w:val="Normal"/>
        <w:rPr/>
      </w:pPr>
      <w:r>
        <w:rPr>
          <w:color w:val="000000"/>
        </w:rPr>
        <w:t>Analysing the weight loss upon infection as a proxy for impact on host health of the full dataset (N = 108), we found statistically significant differences both between the mouse subspecies (</w:t>
      </w:r>
      <w:r>
        <w:rPr/>
        <w:t xml:space="preserve">LRT: G = 10, df = 2, P </w:t>
      </w:r>
      <w:r>
        <w:rPr>
          <w:color w:val="000000"/>
        </w:rPr>
        <w:t>&lt; 0.01</w:t>
      </w:r>
      <w:r>
        <w:rPr/>
        <w:t xml:space="preserve">) </w:t>
      </w:r>
      <w:r>
        <w:rPr>
          <w:color w:val="000000"/>
        </w:rPr>
        <w:t xml:space="preserve">and between the parasite species (LRT: G = 18.6, df = 2, P &lt; 0.001). Post-hoc multiple comparison tests showed that Mmd lost less weight than Mmm when infected by </w:t>
      </w:r>
      <w:r>
        <w:rPr>
          <w:i/>
          <w:color w:val="000000"/>
        </w:rPr>
        <w:t>E. falciformis</w:t>
      </w:r>
      <w:r>
        <w:rPr>
          <w:color w:val="000000"/>
        </w:rPr>
        <w:t xml:space="preserve"> (9.3% vs 18.7%), and Mmm lost more weight when infected by </w:t>
      </w:r>
      <w:r>
        <w:rPr>
          <w:i/>
          <w:color w:val="000000"/>
        </w:rPr>
        <w:t>E. falciformis</w:t>
      </w:r>
      <w:r>
        <w:rPr>
          <w:color w:val="000000"/>
        </w:rPr>
        <w:t xml:space="preserve"> than by </w:t>
      </w:r>
      <w:r>
        <w:rPr>
          <w:i/>
          <w:color w:val="000000"/>
        </w:rPr>
        <w:t xml:space="preserve">E. ferrisi </w:t>
      </w:r>
      <w:r>
        <w:rPr>
          <w:color w:val="000000"/>
        </w:rPr>
        <w:t>(</w:t>
      </w:r>
      <w:r>
        <w:rPr>
          <w:b/>
        </w:rPr>
        <w:t xml:space="preserve">Figure 3B; </w:t>
      </w:r>
      <w:r>
        <w:rPr>
          <w:b/>
          <w:bCs/>
          <w:color w:val="000000"/>
          <w:sz w:val="24"/>
          <w:szCs w:val="24"/>
        </w:rPr>
        <w:t xml:space="preserve">Supplementary </w:t>
      </w:r>
      <w:r>
        <w:rPr>
          <w:b/>
          <w:bCs/>
          <w:color w:val="000000"/>
          <w:sz w:val="24"/>
          <w:szCs w:val="24"/>
        </w:rPr>
        <w:t xml:space="preserve">Table </w:t>
      </w:r>
      <w:r>
        <w:rPr>
          <w:b/>
          <w:bCs/>
          <w:color w:val="000000"/>
          <w:sz w:val="24"/>
          <w:szCs w:val="24"/>
        </w:rPr>
        <w:t>S3</w:t>
      </w:r>
      <w:r>
        <w:rPr>
          <w:color w:val="000000"/>
        </w:rPr>
        <w:t>).</w:t>
      </w:r>
    </w:p>
    <w:p>
      <w:pPr>
        <w:pStyle w:val="Normal"/>
        <w:rPr/>
      </w:pPr>
      <w:r>
        <w:rPr>
          <w:color w:val="000000"/>
        </w:rPr>
        <w:t xml:space="preserve">Then we modelled maximum weight loss separating </w:t>
      </w:r>
      <w:r>
        <w:rPr>
          <w:i/>
          <w:color w:val="000000"/>
        </w:rPr>
        <w:t>Eimeria </w:t>
      </w:r>
      <w:r>
        <w:rPr>
          <w:color w:val="000000"/>
        </w:rPr>
        <w:t>by isolates (instead of species) and mice by strains (instead of subspecies). We found differences between parasite isolates (</w:t>
      </w:r>
      <w:r>
        <w:rPr/>
        <w:t xml:space="preserve">LRT: G = 30.7, df = 8, P </w:t>
      </w:r>
      <w:r>
        <w:rPr>
          <w:color w:val="000000"/>
        </w:rPr>
        <w:t>&lt; 0.001</w:t>
      </w:r>
      <w:r>
        <w:rPr/>
        <w:t xml:space="preserve">) and mouse strains </w:t>
      </w:r>
      <w:r>
        <w:rPr>
          <w:color w:val="000000"/>
        </w:rPr>
        <w:t>(</w:t>
      </w:r>
      <w:r>
        <w:rPr/>
        <w:t xml:space="preserve">LRT: G = 23, df = 9, P </w:t>
      </w:r>
      <w:r>
        <w:rPr>
          <w:color w:val="000000"/>
        </w:rPr>
        <w:t>&lt; 0.01)</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rPr>
        <w:t xml:space="preserve">Figure 4B; </w:t>
      </w:r>
      <w:r>
        <w:rPr>
          <w:b/>
          <w:bCs/>
          <w:color w:val="000000"/>
          <w:sz w:val="24"/>
          <w:szCs w:val="24"/>
        </w:rPr>
        <w:t xml:space="preserve">Supplementary </w:t>
      </w:r>
      <w:r>
        <w:rPr>
          <w:b/>
          <w:bCs/>
          <w:color w:val="000000"/>
          <w:sz w:val="24"/>
          <w:szCs w:val="24"/>
        </w:rPr>
        <w:t xml:space="preserve">Table </w:t>
      </w:r>
      <w:r>
        <w:rPr>
          <w:b/>
          <w:bCs/>
          <w:color w:val="000000"/>
          <w:sz w:val="24"/>
          <w:szCs w:val="24"/>
        </w:rPr>
        <w:t>S4</w:t>
      </w:r>
      <w:r>
        <w:rPr/>
        <w:t>).</w:t>
      </w:r>
    </w:p>
    <w:p>
      <w:pPr>
        <w:pStyle w:val="Normal"/>
        <w:rPr>
          <w:i/>
          <w:i/>
          <w:color w:val="000000"/>
        </w:rPr>
      </w:pPr>
      <w:r>
        <w:rPr/>
      </w:r>
    </w:p>
    <w:p>
      <w:pPr>
        <w:pStyle w:val="Normal"/>
        <w:rPr>
          <w:i/>
          <w:i/>
          <w:iCs/>
          <w:color w:val="000000"/>
          <w:sz w:val="16"/>
          <w:szCs w:val="16"/>
        </w:rPr>
      </w:pPr>
      <w:r>
        <w:rPr>
          <w:i/>
          <w:iCs/>
          <w:color w:val="000000"/>
          <w:sz w:val="16"/>
          <w:szCs w:val="16"/>
        </w:rPr>
      </w:r>
    </w:p>
    <w:p>
      <w:pPr>
        <w:pStyle w:val="Heading2"/>
        <w:jc w:val="both"/>
        <w:rPr/>
      </w:pPr>
      <w:r>
        <w:rPr/>
        <w:t xml:space="preserve">Coupling of resistance and tolerance differs between </w:t>
      </w:r>
      <w:r>
        <w:rPr>
          <w:i/>
        </w:rPr>
        <w:t xml:space="preserve">Eimeria </w:t>
      </w:r>
      <w:r>
        <w:rPr/>
        <w:t>species</w:t>
      </w:r>
    </w:p>
    <w:p>
      <w:pPr>
        <w:pStyle w:val="Normal"/>
        <w:rPr/>
      </w:pPr>
      <w:r>
        <w:rPr/>
        <w:t xml:space="preserve">To test coupling between resistance and tolerance of the mouse subspecies within each of the parasite species, we plotted the mean maximum relative weight loss on maximum oocysts per gram of feces </w:t>
      </w:r>
    </w:p>
    <w:p>
      <w:pPr>
        <w:pStyle w:val="Normal"/>
        <w:rPr/>
      </w:pPr>
      <w:r>
        <w:rPr/>
      </w:r>
    </w:p>
    <w:p>
      <w:pPr>
        <w:pStyle w:val="Normal"/>
        <w:rPr/>
      </w:pPr>
      <w:r>
        <w:rPr/>
        <w:t>Make lm(maxWL ~OPG *isolate) and do LRT tests to test slopes by infection isolate. The concept of this paper. Balanced in every group (ish).</w:t>
      </w:r>
    </w:p>
    <w:p>
      <w:pPr>
        <w:pStyle w:val="Normal"/>
        <w:rPr>
          <w:highlight w:val="yellow"/>
        </w:rPr>
      </w:pPr>
      <w:r>
        <w:rPr>
          <w:highlight w:val="yellow"/>
        </w:rPr>
        <w:t>(</w:t>
      </w:r>
      <w:r>
        <w:rPr>
          <w:b/>
          <w:bCs/>
          <w:highlight w:val="yellow"/>
        </w:rPr>
        <w:t>Figure 5</w:t>
      </w:r>
      <w:r>
        <w:rPr>
          <w:highlight w:val="yellow"/>
        </w:rPr>
        <w:t xml:space="preserve">). </w:t>
      </w:r>
    </w:p>
    <w:p>
      <w:pPr>
        <w:pStyle w:val="Normal"/>
        <w:rPr>
          <w:highlight w:val="yellow"/>
        </w:rPr>
      </w:pPr>
      <w:r>
        <w:rPr>
          <w:highlight w:val="yellow"/>
        </w:rPr>
        <w:t>(</w:t>
      </w:r>
      <w:r>
        <w:rPr>
          <w:b/>
          <w:bCs/>
          <w:highlight w:val="yellow"/>
        </w:rPr>
        <w:t xml:space="preserve">Figure </w:t>
      </w:r>
      <w:r>
        <w:rPr>
          <w:b/>
          <w:bCs/>
          <w:highlight w:val="yellow"/>
        </w:rPr>
        <w:t>6</w:t>
      </w:r>
      <w:r>
        <w:rPr>
          <w:highlight w:val="yellow"/>
        </w:rPr>
        <w:t>)</w:t>
      </w:r>
    </w:p>
    <w:p>
      <w:pPr>
        <w:pStyle w:val="Normal"/>
        <w:rPr/>
      </w:pPr>
      <w:r>
        <w:rPr/>
        <w:t>High tolerance to a given parasite species means that the weight is lowly affected even in case of high</w:t>
      </w:r>
      <w:r>
        <w:rPr>
          <w:rFonts w:eastAsia="Century Schoolbook" w:cs="Century Schoolbook"/>
          <w:i w:val="false"/>
          <w:iCs w:val="false"/>
          <w:color w:val="auto"/>
        </w:rPr>
        <w:t xml:space="preserve"> parasite load, which corresponds to the lower right corner of the plot, and inversely the upper left corner represents low tolerance. We see that for </w:t>
      </w:r>
      <w:r>
        <w:rPr>
          <w:rFonts w:eastAsia="Century Schoolbook" w:cs="Century Schoolbook"/>
          <w:i/>
          <w:iCs w:val="false"/>
          <w:color w:val="auto"/>
        </w:rPr>
        <w:t>E.</w:t>
      </w:r>
      <w:r>
        <w:rPr>
          <w:rFonts w:eastAsia="Century Schoolbook" w:cs="Century Schoolbook"/>
          <w:bCs/>
          <w:i/>
          <w:iCs/>
          <w:color w:val="000000"/>
        </w:rPr>
        <w:t> falciformis</w:t>
      </w:r>
      <w:r>
        <w:rPr>
          <w:rFonts w:eastAsia="Century Schoolbook" w:cs="Century Schoolbook"/>
          <w:i w:val="false"/>
          <w:iCs w:val="false"/>
          <w:color w:val="auto"/>
        </w:rPr>
        <w:t xml:space="preserve">, there is a trade-off between resistance and tolerance, with high tolerance-low resistance for Mmd, and high resistance-low tolerance for Mmm. In the case of </w:t>
      </w:r>
      <w:r>
        <w:rPr>
          <w:rFonts w:eastAsia="Century Schoolbook" w:cs="Century Schoolbook"/>
          <w:i/>
          <w:color w:val="auto"/>
        </w:rPr>
        <w:t>E.</w:t>
      </w:r>
      <w:r>
        <w:rPr>
          <w:rFonts w:eastAsia="Century Schoolbook" w:cs="Century Schoolbook"/>
          <w:bCs/>
          <w:i/>
          <w:iCs/>
          <w:color w:val="000000"/>
        </w:rPr>
        <w:t> </w:t>
      </w:r>
      <w:r>
        <w:rPr>
          <w:rFonts w:eastAsia="Century Schoolbook" w:cs="Century Schoolbook"/>
          <w:i/>
          <w:color w:val="auto"/>
        </w:rPr>
        <w:t>ferrisi</w:t>
      </w:r>
      <w:r>
        <w:rPr>
          <w:rFonts w:eastAsia="Century Schoolbook" w:cs="Century Schoolbook"/>
          <w:i w:val="false"/>
          <w:iCs w:val="false"/>
          <w:color w:val="auto"/>
        </w:rPr>
        <w:t xml:space="preserve">, resistance varies between both mouse subspecies, but tolerance does not vary consequently, showing a lack of coupling between resistance and tolerance for this parasite. </w:t>
      </w:r>
    </w:p>
    <w:p>
      <w:pPr>
        <w:pStyle w:val="Heading1"/>
        <w:widowControl/>
        <w:jc w:val="both"/>
        <w:rPr/>
      </w:pPr>
      <w:bookmarkStart w:id="11" w:name="_mlftpgaod54o"/>
      <w:bookmarkEnd w:id="11"/>
      <w:r>
        <w:rPr>
          <w:sz w:val="24"/>
        </w:rPr>
        <w:t>Discussion</w:t>
      </w:r>
    </w:p>
    <w:p>
      <w:pPr>
        <w:pStyle w:val="Normal"/>
        <w:spacing w:before="113" w:after="0"/>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their effect on health in four different wild-derived strains from two mouse subspecies hybridising in Europe. . The Western mouse (</w:t>
      </w:r>
      <w:r>
        <w:rPr>
          <w:i/>
          <w:iCs/>
        </w:rPr>
        <w:t>M. m. domesticus</w:t>
      </w:r>
      <w:r>
        <w:rPr/>
        <w:t xml:space="preserve">, Mmd) is more resistant to </w:t>
      </w:r>
      <w:r>
        <w:rPr>
          <w:i/>
          <w:iCs/>
        </w:rPr>
        <w:t>E. ferrisi</w:t>
      </w:r>
      <w:r>
        <w:rPr>
          <w:i w:val="false"/>
          <w:iCs w:val="false"/>
        </w:rPr>
        <w:t xml:space="preserve"> than to </w:t>
      </w:r>
      <w:r>
        <w:rPr>
          <w:i/>
          <w:iCs/>
        </w:rPr>
        <w:t>E. falciformis</w:t>
      </w:r>
      <w:r>
        <w:rPr/>
        <w:t>; The Eastern mouse (</w:t>
      </w:r>
      <w:r>
        <w:rPr>
          <w:i/>
          <w:iCs/>
        </w:rPr>
        <w:t>M. m. musculus</w:t>
      </w:r>
      <w:r>
        <w:rPr/>
        <w:t xml:space="preserve">, Mmm) is more tolerant to </w:t>
      </w:r>
      <w:r>
        <w:rPr>
          <w:i/>
          <w:iCs/>
        </w:rPr>
        <w:t>E. ferrisi than to E. falciformis</w:t>
      </w:r>
      <w:r>
        <w:rPr/>
        <w:t xml:space="preserve">. We found tolerance to be decoupled from resistance against </w:t>
      </w:r>
      <w:r>
        <w:rPr>
          <w:i/>
          <w:iCs/>
        </w:rPr>
        <w:t xml:space="preserve">E. ferrisi. </w:t>
      </w:r>
      <w:r>
        <w:rPr/>
        <w:t xml:space="preserve">The two types of responses against </w:t>
      </w:r>
      <w:r>
        <w:rPr>
          <w:i/>
          <w:iCs/>
        </w:rPr>
        <w:t>E. falciformis</w:t>
      </w:r>
      <w:r>
        <w:rPr/>
        <w:t xml:space="preserve"> were negatively correlated, suggesting a trade-off between resistance and tolerance for this parasite. </w:t>
      </w:r>
      <w:r>
        <w:rPr>
          <w:bCs/>
          <w:color w:val="000000"/>
          <w:lang w:val="en-GB"/>
        </w:rPr>
        <w:t xml:space="preserve">While resistance decreases parasite fitness and prevalence in natural populations, tolerance generally has no impact on parasite fitness and either increases or does not affect prevalence (Miller, White, &amp; Boots, 2005; Roy &amp; Kirchner, 2000). This allows speculation on host-parasite co-evolution for both </w:t>
      </w:r>
      <w:r>
        <w:rPr>
          <w:bCs/>
          <w:i/>
          <w:iCs/>
          <w:color w:val="000000"/>
          <w:lang w:val="en-GB"/>
        </w:rPr>
        <w:t>Eimeria</w:t>
      </w:r>
      <w:r>
        <w:rPr>
          <w:bCs/>
          <w:color w:val="000000"/>
          <w:lang w:val="en-GB"/>
        </w:rPr>
        <w:t xml:space="preserve"> species. </w:t>
      </w:r>
    </w:p>
    <w:p>
      <w:pPr>
        <w:pStyle w:val="Normal"/>
        <w:spacing w:before="113" w:after="0"/>
        <w:rPr/>
      </w:pPr>
      <w:r>
        <w:rPr>
          <w:bCs/>
          <w:i/>
          <w:iCs/>
        </w:rPr>
        <w:t>E. ferrisi</w:t>
      </w:r>
      <w:r>
        <w:rPr>
          <w:bCs/>
        </w:rPr>
        <w:t xml:space="preserve"> commits to sexual reproduction after a relatively short time with few cycles of asexual expansion (Al-khlifeh et al., 2019; Ankrom et al., 1975).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pPr>
      <w:r>
        <w:rPr>
          <w:i/>
        </w:rPr>
        <w:t>E. falciformis</w:t>
      </w:r>
      <w:r>
        <w:rPr/>
        <w:t xml:space="preserve"> has a relatively long life cycle (Al-khlifeh et al., 2019; Haberkorn, 1970). </w:t>
      </w:r>
      <w:r>
        <w:rPr>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stabilised in the house mouse subspecies: while Mmm rather resists </w:t>
      </w:r>
      <w:r>
        <w:rPr>
          <w:bCs/>
          <w:i/>
          <w:iCs/>
        </w:rPr>
        <w:t xml:space="preserve">E. falciformis, </w:t>
      </w:r>
      <w:r>
        <w:rPr>
          <w:bCs/>
        </w:rPr>
        <w:t xml:space="preserve">Mmd tends to tolerate it. </w:t>
      </w:r>
    </w:p>
    <w:p>
      <w:pPr>
        <w:pStyle w:val="Normal"/>
        <w:rPr/>
      </w:pPr>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f</w:t>
      </w:r>
      <w:r>
        <w:rPr>
          <w:bCs/>
          <w:i/>
          <w:iCs/>
          <w:kern w:val="0"/>
          <w:highlight w:val="white"/>
        </w:rPr>
        <w:t>alciformis</w:t>
      </w:r>
      <w:r>
        <w:rPr>
          <w:bCs/>
          <w:kern w:val="0"/>
          <w:highlight w:val="white"/>
        </w:rPr>
        <w:t xml:space="preserve"> could originally be a Mmd parasite dissipated into Mmm 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f</w:t>
      </w:r>
      <w:r>
        <w:rPr>
          <w:bCs/>
          <w:i/>
          <w:iCs/>
          <w:kern w:val="0"/>
          <w:highlight w:val="white"/>
        </w:rPr>
        <w:t xml:space="preserve">alciformis </w:t>
      </w:r>
      <w:r>
        <w:rPr>
          <w:kern w:val="0"/>
          <w:highlight w:val="white"/>
        </w:rPr>
        <w:t xml:space="preserve">prevalence at each side of the hybrid zone have be observed (unpublished data). Secondly, the </w:t>
      </w:r>
      <w:r>
        <w:rPr>
          <w:i/>
          <w:iCs/>
          <w:kern w:val="0"/>
          <w:highlight w:val="white"/>
        </w:rPr>
        <w:t>E.</w:t>
      </w:r>
      <w:r>
        <w:rPr>
          <w:bCs/>
          <w:i/>
          <w:iCs/>
          <w:kern w:val="0"/>
        </w:rPr>
        <w:t> f</w:t>
      </w:r>
      <w:r>
        <w:rPr>
          <w:i/>
          <w:iCs/>
          <w:kern w:val="0"/>
          <w:highlight w:val="white"/>
        </w:rPr>
        <w:t>alciformis</w:t>
      </w:r>
      <w:r>
        <w:rPr>
          <w:kern w:val="0"/>
          <w:highlight w:val="white"/>
        </w:rPr>
        <w:t xml:space="preserve"> isolate Brandenburg88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f</w:t>
      </w:r>
      <w:r>
        <w:rPr>
          <w:i/>
          <w:iCs/>
          <w:kern w:val="0"/>
          <w:highlight w:val="white"/>
        </w:rPr>
        <w:t>alciformis</w:t>
      </w:r>
      <w:r>
        <w:rPr>
          <w:kern w:val="0"/>
          <w:highlight w:val="white"/>
        </w:rPr>
        <w:t xml:space="preserve"> isolate from Mmm are needed to answer the question whether host subspecies adaptation can lead to tolerance in matching pairs of </w:t>
      </w:r>
      <w:r>
        <w:rPr>
          <w:i/>
          <w:iCs/>
          <w:kern w:val="0"/>
          <w:highlight w:val="white"/>
        </w:rPr>
        <w:t>E.</w:t>
      </w:r>
      <w:r>
        <w:rPr>
          <w:bCs/>
          <w:i/>
          <w:iCs/>
          <w:kern w:val="0"/>
        </w:rPr>
        <w:t> f</w:t>
      </w:r>
      <w:r>
        <w:rPr>
          <w:i/>
          <w:iCs/>
          <w:kern w:val="0"/>
          <w:highlight w:val="white"/>
        </w:rPr>
        <w:t>alciformis</w:t>
      </w:r>
      <w:r>
        <w:rPr>
          <w:kern w:val="0"/>
          <w:highlight w:val="white"/>
        </w:rPr>
        <w:t xml:space="preserve"> and mouse subspecies. </w:t>
      </w:r>
    </w:p>
    <w:p>
      <w:pPr>
        <w:pStyle w:val="Normal"/>
        <w:rPr/>
      </w:pPr>
      <w:r>
        <w:rPr>
          <w:color w:val="000000"/>
          <w:kern w:val="0"/>
        </w:rPr>
        <w:t xml:space="preserve">Resistance and tolerance to parasites are highly relevant to the house mouse hybrid zone. As </w:t>
      </w:r>
      <w:r>
        <w:rPr>
          <w:kern w:val="0"/>
          <w:lang w:val="en-GB"/>
        </w:rPr>
        <w:t>a so-called tension zone, this zone is maintained by a balance between dispersal and endogenous selection against hybrids (Barton &amp; Hewitt, 1985; Machol</w:t>
      </w:r>
      <w:r>
        <w:rPr/>
        <w:t>án et al., 2007; Payseur, Krenz, &amp; Nachman, 2004; Raufaste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also to other parasites including pinworms (Baird et al., 2012; Balard et al., 2019). Impact on tolerance could not be measured under natural conditions (Balard et al., 2019). The effect of parasites </w:t>
      </w:r>
      <w:r>
        <w:rPr>
          <w:bCs/>
          <w:kern w:val="0"/>
        </w:rPr>
        <w:t>on hosts’ fitness in particular and the role they</w:t>
      </w:r>
      <w:r>
        <w:rPr>
          <w:color w:val="000000"/>
          <w:kern w:val="0"/>
        </w:rPr>
        <w:t xml:space="preserve"> can play in the evolution of species barriers is thus still rather ambiguous. W</w:t>
      </w:r>
      <w:r>
        <w:rPr>
          <w:bCs/>
          <w:kern w:val="0"/>
        </w:rPr>
        <w:t xml:space="preserve">e here show that it is indispensable to measure both resistance and tolerance in </w:t>
      </w:r>
      <w:r>
        <w:rPr>
          <w:bCs/>
          <w:i/>
          <w:iCs/>
          <w:kern w:val="0"/>
        </w:rPr>
        <w:t>Eimeria</w:t>
      </w:r>
      <w:r>
        <w:rPr>
          <w:bCs/>
          <w:kern w:val="0"/>
        </w:rPr>
        <w:t xml:space="preserve"> infections of house mice. Such measurements can be made in future laboratory experiments involving hybrid mice. </w:t>
      </w:r>
    </w:p>
    <w:p>
      <w:pPr>
        <w:pStyle w:val="Normal"/>
        <w:spacing w:before="113" w:after="0"/>
        <w:rPr/>
      </w:pPr>
      <w:r>
        <w:rPr/>
        <w:t xml:space="preserve">The contrast between two different </w:t>
      </w:r>
      <w:r>
        <w:rPr>
          <w:i/>
          <w:iCs/>
        </w:rPr>
        <w:t xml:space="preserve">Eimeria </w:t>
      </w:r>
      <w:r>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Normal"/>
        <w:spacing w:before="113" w:after="0"/>
        <w:rPr>
          <w:color w:val="000000"/>
          <w:lang w:val="en-GB"/>
        </w:rPr>
      </w:pPr>
      <w:r>
        <w:rPr>
          <w:color w:val="000000"/>
          <w:lang w:val="en-GB"/>
        </w:rPr>
      </w:r>
    </w:p>
    <w:p>
      <w:pPr>
        <w:pStyle w:val="Normal"/>
        <w:spacing w:before="113" w:after="0"/>
        <w:rPr>
          <w:color w:val="000000"/>
          <w:lang w:val="en-GB"/>
        </w:rPr>
      </w:pPr>
      <w:r>
        <w:rPr>
          <w:color w:val="000000"/>
          <w:lang w:val="en-GB"/>
        </w:rPr>
      </w:r>
      <w:r>
        <w:br w:type="page"/>
      </w:r>
    </w:p>
    <w:p>
      <w:pPr>
        <w:pStyle w:val="Heading1"/>
        <w:rPr/>
      </w:pPr>
      <w:bookmarkStart w:id="12" w:name="_3j2qqm3"/>
      <w:bookmarkEnd w:id="12"/>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jc w:val="left"/>
        <w:rPr/>
      </w:pPr>
      <w:r>
        <w:rPr>
          <w:b/>
          <w:color w:val="000000"/>
        </w:rPr>
        <w:t>Table 1. Infection experiment design.</w:t>
        <w:tab/>
      </w:r>
    </w:p>
    <w:p>
      <w:pPr>
        <w:pStyle w:val="Heading1"/>
        <w:rPr>
          <w:b/>
          <w:b/>
          <w:bCs/>
        </w:rPr>
      </w:pPr>
      <w:del w:id="0" w:author="Unknown Author" w:date="2020-02-25T17:51:18Z">
        <w:r>
          <w:rPr/>
        </w:r>
      </w:del>
    </w:p>
    <w:p>
      <w:pPr>
        <w:pStyle w:val="Normal"/>
        <w:spacing w:lineRule="auto" w:line="240" w:before="240" w:after="0"/>
        <w:jc w:val="left"/>
        <w:rPr>
          <w:b/>
          <w:b/>
        </w:rPr>
      </w:pPr>
      <w:del w:id="1" w:author="Unknown Author" w:date="2020-02-25T17:51:18Z">
        <w:r>
          <w:rPr>
            <w:b/>
          </w:rPr>
          <w:drawing>
            <wp:anchor behindDoc="0" distT="0" distB="0" distL="0" distR="0" simplePos="0" locked="0" layoutInCell="1" allowOverlap="1" relativeHeight="9">
              <wp:simplePos x="0" y="0"/>
              <wp:positionH relativeFrom="column">
                <wp:posOffset>-293370</wp:posOffset>
              </wp:positionH>
              <wp:positionV relativeFrom="paragraph">
                <wp:posOffset>300990</wp:posOffset>
              </wp:positionV>
              <wp:extent cx="9838690" cy="3056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838690" cy="3056890"/>
                      </a:xfrm>
                      <a:prstGeom prst="rect">
                        <a:avLst/>
                      </a:prstGeom>
                    </pic:spPr>
                  </pic:pic>
                </a:graphicData>
              </a:graphic>
            </wp:anchor>
          </w:drawing>
        </w:r>
      </w:del>
    </w:p>
    <w:p>
      <w:pPr>
        <w:pStyle w:val="Normal"/>
        <w:spacing w:lineRule="auto" w:line="240" w:before="240" w:after="0"/>
        <w:jc w:val="left"/>
        <w:rPr/>
      </w:pPr>
      <w:del w:id="2" w:author="Unknown Author" w:date="2020-02-25T17:51:18Z">
        <w:r>
          <w:rPr>
            <w:b/>
          </w:rPr>
          <w:delText>Table 2. Post-hoc statistical test for maximum oocyts per gram of feces (Tuk</w:delText>
        </w:r>
      </w:del>
      <w:del w:id="3" w:author="Unknown Author" w:date="2020-02-25T17:51:18Z">
        <w:r>
          <w:rPr>
            <w:b/>
            <w:bCs/>
          </w:rPr>
          <w:delText>ey Multiple Comparisons of Means) between each mouse subspecies and parasite species. See Figure 3A.</w:delText>
        </w:r>
      </w:del>
      <w:r>
        <w:br w:type="page"/>
      </w:r>
    </w:p>
    <w:p>
      <w:pPr>
        <w:pStyle w:val="Normal"/>
        <w:spacing w:lineRule="auto" w:line="240" w:before="240" w:after="0"/>
        <w:jc w:val="left"/>
        <w:rPr>
          <w:b/>
          <w:b/>
          <w:bCs/>
        </w:rPr>
      </w:pPr>
      <w:del w:id="4" w:author="Unknown Author" w:date="2020-02-25T17:51:18Z">
        <w:r>
          <w:rPr>
            <w:b/>
            <w:bC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0017125" cy="280543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10017125" cy="2805430"/>
                      </a:xfrm>
                      <a:prstGeom prst="rect">
                        <a:avLst/>
                      </a:prstGeom>
                    </pic:spPr>
                  </pic:pic>
                </a:graphicData>
              </a:graphic>
            </wp:anchor>
          </w:drawing>
        </w:r>
      </w:del>
    </w:p>
    <w:p>
      <w:pPr>
        <w:pStyle w:val="Normal"/>
        <w:spacing w:lineRule="auto" w:line="240" w:before="240" w:after="0"/>
        <w:jc w:val="left"/>
        <w:rPr/>
      </w:pPr>
      <w:del w:id="5" w:author="Unknown Author" w:date="2020-02-25T17:51:18Z">
        <w:r>
          <w:rPr>
            <w:b/>
            <w:bCs/>
          </w:rPr>
          <w:delText>Table 3. Post-hoc statistical test for maximum oocyts per gram of feces (Tukey Multiple Comparisons of Means) between each mouse strain and parasite isolate. See Figure 4A.</w:delText>
        </w:r>
      </w:del>
      <w:r>
        <w:br w:type="page"/>
      </w:r>
    </w:p>
    <w:p>
      <w:pPr>
        <w:pStyle w:val="Normal"/>
        <w:spacing w:lineRule="auto" w:line="240" w:before="240" w:after="0"/>
        <w:jc w:val="left"/>
        <w:rPr>
          <w:b/>
          <w:b/>
        </w:rPr>
      </w:pPr>
      <w:del w:id="6" w:author="Unknown Author" w:date="2020-02-25T17:51:18Z">
        <w:r>
          <w:rPr>
            <w:b/>
          </w:rPr>
          <w:drawing>
            <wp:anchor behindDoc="0" distT="0" distB="0" distL="0" distR="0" simplePos="0" locked="0" layoutInCell="1" allowOverlap="1" relativeHeight="8">
              <wp:simplePos x="0" y="0"/>
              <wp:positionH relativeFrom="column">
                <wp:posOffset>-63500</wp:posOffset>
              </wp:positionH>
              <wp:positionV relativeFrom="paragraph">
                <wp:posOffset>933450</wp:posOffset>
              </wp:positionV>
              <wp:extent cx="9531985" cy="29591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9531985" cy="2959100"/>
                      </a:xfrm>
                      <a:prstGeom prst="rect">
                        <a:avLst/>
                      </a:prstGeom>
                    </pic:spPr>
                  </pic:pic>
                </a:graphicData>
              </a:graphic>
            </wp:anchor>
          </w:drawing>
        </w:r>
      </w:del>
    </w:p>
    <w:p>
      <w:pPr>
        <w:pStyle w:val="Normal"/>
        <w:spacing w:lineRule="auto" w:line="240" w:before="240" w:after="0"/>
        <w:jc w:val="left"/>
        <w:rPr>
          <w:b/>
          <w:b/>
        </w:rPr>
      </w:pPr>
      <w:del w:id="7" w:author="Unknown Author" w:date="2020-02-25T17:51:18Z">
        <w:r>
          <w:rPr>
            <w:b/>
          </w:rPr>
        </w:r>
      </w:del>
    </w:p>
    <w:p>
      <w:pPr>
        <w:pStyle w:val="Normal"/>
        <w:spacing w:lineRule="auto" w:line="240" w:before="240" w:after="0"/>
        <w:jc w:val="left"/>
        <w:rPr/>
      </w:pPr>
      <w:del w:id="8" w:author="Unknown Author" w:date="2020-02-25T17:51:18Z">
        <w:r>
          <w:rPr>
            <w:b/>
          </w:rPr>
          <w:delText>Table 4. Post-hoc statistical test for maximum weight loss (Tuk</w:delText>
        </w:r>
      </w:del>
      <w:del w:id="9" w:author="Unknown Author" w:date="2020-02-25T17:51:18Z">
        <w:r>
          <w:rPr>
            <w:b/>
            <w:bCs/>
          </w:rPr>
          <w:delText>ey Multiple Comparisons of Means) between each mouse subspecies and parasite species. See Figure 3B.</w:delText>
        </w:r>
      </w:del>
      <w:r>
        <w:br w:type="page"/>
      </w:r>
    </w:p>
    <w:p>
      <w:pPr>
        <w:pStyle w:val="Normal"/>
        <w:spacing w:lineRule="auto" w:line="240" w:before="240" w:after="0"/>
        <w:jc w:val="left"/>
        <w:rPr/>
      </w:pPr>
      <w:del w:id="10" w:author="Unknown Author" w:date="2020-02-25T17:51:18Z">
        <w:r>
          <w:rPr/>
          <w:drawing>
            <wp:anchor behindDoc="0" distT="0" distB="0" distL="0" distR="0" simplePos="0" locked="0" layoutInCell="1" allowOverlap="1" relativeHeight="11">
              <wp:simplePos x="0" y="0"/>
              <wp:positionH relativeFrom="column">
                <wp:posOffset>-316865</wp:posOffset>
              </wp:positionH>
              <wp:positionV relativeFrom="paragraph">
                <wp:posOffset>333375</wp:posOffset>
              </wp:positionV>
              <wp:extent cx="9885680" cy="2758440"/>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6"/>
                      <a:stretch>
                        <a:fillRect/>
                      </a:stretch>
                    </pic:blipFill>
                    <pic:spPr bwMode="auto">
                      <a:xfrm>
                        <a:off x="0" y="0"/>
                        <a:ext cx="9885680" cy="2758440"/>
                      </a:xfrm>
                      <a:prstGeom prst="rect">
                        <a:avLst/>
                      </a:prstGeom>
                    </pic:spPr>
                  </pic:pic>
                </a:graphicData>
              </a:graphic>
            </wp:anchor>
          </w:drawing>
        </w:r>
      </w:del>
    </w:p>
    <w:p>
      <w:pPr>
        <w:pStyle w:val="Normal"/>
        <w:spacing w:lineRule="auto" w:line="240" w:before="240" w:after="0"/>
        <w:jc w:val="left"/>
        <w:rPr/>
      </w:pPr>
      <w:del w:id="11" w:author="Unknown Author" w:date="2020-02-25T17:51:18Z">
        <w:r>
          <w:rPr/>
        </w:r>
      </w:del>
    </w:p>
    <w:p>
      <w:pPr>
        <w:pStyle w:val="Normal"/>
        <w:spacing w:lineRule="auto" w:line="240" w:before="240" w:after="0"/>
        <w:jc w:val="left"/>
        <w:rPr/>
      </w:pPr>
      <w:del w:id="12" w:author="Unknown Author" w:date="2020-02-25T17:51:18Z">
        <w:r>
          <w:rPr>
            <w:b/>
            <w:bCs/>
          </w:rPr>
          <w:delText>Table 5. Post-hoc statistical test for maximum weight loss (Tukey Multiple Comparisons of Means) between each mouse strain and parasite isolate. See Figure 4B.</w:delText>
        </w:r>
      </w:del>
      <w:r>
        <w:br w:type="page"/>
      </w:r>
    </w:p>
    <w:p>
      <w:pPr>
        <w:pStyle w:val="Normal"/>
        <w:spacing w:lineRule="auto" w:line="240" w:before="240" w:after="0"/>
        <w:jc w:val="left"/>
        <w:rPr>
          <w:b/>
          <w:b/>
        </w:rPr>
      </w:pPr>
      <w:del w:id="13" w:author="Unknown Author" w:date="2020-02-25T17:51:18Z">
        <w:r>
          <w:rPr>
            <w:b/>
          </w:rPr>
        </w:r>
      </w:del>
    </w:p>
    <w:p>
      <w:pPr>
        <w:pStyle w:val="Normal"/>
        <w:spacing w:lineRule="auto" w:line="240" w:before="240" w:after="0"/>
        <w:jc w:val="left"/>
        <w:rPr/>
      </w:pPr>
      <w:del w:id="14" w:author="Unknown Author" w:date="2020-02-25T17:51:18Z">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9347835" cy="2747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9347835" cy="2747010"/>
                      </a:xfrm>
                      <a:prstGeom prst="rect">
                        <a:avLst/>
                      </a:prstGeom>
                    </pic:spPr>
                  </pic:pic>
                </a:graphicData>
              </a:graphic>
            </wp:anchor>
          </w:drawing>
        </w:r>
      </w:del>
      <w:del w:id="15" w:author="Unknown Author" w:date="2020-02-25T17:51:18Z">
        <w:r>
          <w:rPr>
            <w:b/>
          </w:rPr>
          <w:delText>T</w:delText>
        </w:r>
      </w:del>
      <w:del w:id="16" w:author="Unknown Author" w:date="2020-02-25T17:51:18Z">
        <w:r>
          <w:rPr>
            <w:b/>
          </w:rPr>
          <w:delText>able 6. Post-hoc statistical test for tolerance index (Tuk</w:delText>
        </w:r>
      </w:del>
      <w:del w:id="17" w:author="Unknown Author" w:date="2020-02-25T17:51:18Z">
        <w:r>
          <w:rPr>
            <w:b/>
            <w:bCs/>
          </w:rPr>
          <w:delText>ey Multiple Comparisons of Means) between each mouse subspecies and parasite species. See Figure 3C.</w:delText>
        </w:r>
      </w:del>
      <w:r>
        <w:br w:type="page"/>
      </w:r>
    </w:p>
    <w:p>
      <w:pPr>
        <w:pStyle w:val="Normal"/>
        <w:spacing w:lineRule="auto" w:line="240" w:before="240" w:after="0"/>
        <w:jc w:val="left"/>
        <w:rPr>
          <w:b/>
          <w:b/>
          <w:bCs/>
        </w:rPr>
      </w:pPr>
      <w:del w:id="18" w:author="Unknown Author" w:date="2020-02-25T17:51:18Z">
        <w:r>
          <w:rPr>
            <w:b/>
            <w:bCs/>
          </w:rPr>
        </w:r>
      </w:del>
    </w:p>
    <w:p>
      <w:pPr>
        <w:pStyle w:val="Normal"/>
        <w:spacing w:lineRule="auto" w:line="240" w:before="240" w:after="0"/>
        <w:jc w:val="left"/>
        <w:rPr>
          <w:b/>
          <w:b/>
          <w:bCs/>
        </w:rPr>
      </w:pPr>
      <w:del w:id="19" w:author="Unknown Author" w:date="2020-02-25T17:51:18Z">
        <w:r>
          <w:rPr>
            <w:b/>
            <w:bC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9693275" cy="262953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9693275" cy="2629535"/>
                      </a:xfrm>
                      <a:prstGeom prst="rect">
                        <a:avLst/>
                      </a:prstGeom>
                    </pic:spPr>
                  </pic:pic>
                </a:graphicData>
              </a:graphic>
            </wp:anchor>
          </w:drawing>
        </w:r>
      </w:del>
    </w:p>
    <w:p>
      <w:pPr>
        <w:pStyle w:val="Heading1"/>
        <w:rPr/>
      </w:pPr>
      <w:del w:id="20" w:author="Unknown Author" w:date="2020-02-25T17:51:18Z">
        <w:bookmarkStart w:id="13" w:name="_1y810tw1111"/>
        <w:bookmarkEnd w:id="13"/>
        <w:r>
          <w:rPr>
            <w:b/>
            <w:bCs/>
          </w:rPr>
          <w:delText>Table 7. Post-hoc statistical test for tolerance index (Tukey Multiple Comparisons of Means) between each mouse strain and parasite isolate. See Figure 4C.</w:delText>
        </w:r>
      </w:del>
      <w:r>
        <w:rPr/>
        <w:t>Figures</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662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6120130" cy="3966210"/>
                    </a:xfrm>
                    <a:prstGeom prst="rect">
                      <a:avLst/>
                    </a:prstGeom>
                  </pic:spPr>
                </pic:pic>
              </a:graphicData>
            </a:graphic>
          </wp:anchor>
        </w:drawing>
      </w:r>
      <w:r>
        <w:rPr>
          <w:b/>
          <w:color w:val="000000"/>
        </w:rPr>
        <w:t>F</w:t>
      </w:r>
      <w:r>
        <w:rPr>
          <w:b/>
          <w:color w:val="000000"/>
        </w:rPr>
        <w:t xml:space="preserve">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w:t>
      </w:r>
      <w:r>
        <w:rPr/>
        <w:t>Ďureje, Macholán, Baird, &amp; Piálek, 2012, Macholán et al. 2019)</w:t>
      </w:r>
      <w:r>
        <w:rPr>
          <w:color w:val="000000"/>
        </w:rPr>
        <w:t xml:space="preserve">. </w:t>
      </w:r>
    </w:p>
    <w:p>
      <w:pPr>
        <w:pStyle w:val="Normal"/>
        <w:jc w:val="left"/>
        <w:rPr>
          <w:color w:val="000000"/>
        </w:rPr>
      </w:pPr>
      <w:r>
        <w:rPr>
          <w:color w:val="000000"/>
        </w:rPr>
        <w:t xml:space="preserve"> </w:t>
      </w:r>
    </w:p>
    <w:p>
      <w:pPr>
        <w:pStyle w:val="Normal"/>
        <w:jc w:val="left"/>
        <w:rPr>
          <w:rFonts w:ascii="Times" w:hAnsi="Times" w:eastAsia="Times" w:cs="Times"/>
          <w:b/>
          <w:b/>
          <w:color w:val="000000"/>
        </w:rPr>
      </w:pPr>
      <w:r>
        <w:rPr>
          <w:rFonts w:eastAsia="Times" w:cs="Times" w:ascii="Times" w:hAnsi="Times"/>
          <w:b/>
          <w:color w:val="000000"/>
        </w:rPr>
      </w:r>
      <w:r>
        <w:br w:type="page"/>
      </w:r>
    </w:p>
    <w:p>
      <w:pPr>
        <w:pStyle w:val="Normal"/>
        <w:ind w:left="-850" w:right="0" w:firstLine="708"/>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59880" cy="332994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659880" cy="3329940"/>
                    </a:xfrm>
                    <a:prstGeom prst="rect">
                      <a:avLst/>
                    </a:prstGeom>
                  </pic:spPr>
                </pic:pic>
              </a:graphicData>
            </a:graphic>
          </wp:anchor>
        </w:drawing>
      </w:r>
    </w:p>
    <w:p>
      <w:pPr>
        <w:pStyle w:val="Normal"/>
        <w:rPr/>
      </w:pPr>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rPr/>
        <w:t>ite density is calculated as number of oocysts detected (x10e6) per gram of feces, relative weight loss is calculated compared to day 0.</w:t>
      </w:r>
      <w:r>
        <w:rPr>
          <w:b/>
        </w:rPr>
        <w:t xml:space="preserve"> </w:t>
      </w:r>
      <w:r>
        <w:rPr>
          <w:color w:val="000000"/>
        </w:rPr>
        <w:t>Mean and 95% CI are plotted for each parasite isolate. All hosts strains are pooled together.</w:t>
      </w:r>
      <w:r>
        <w:br w:type="page"/>
      </w:r>
    </w:p>
    <w:p>
      <w:pPr>
        <w:pStyle w:val="Normal"/>
        <w:ind w:left="-850" w:right="0" w:firstLine="708"/>
        <w:jc w:val="left"/>
        <w:rPr/>
      </w:pPr>
      <w:r>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0670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6120130" cy="3067050"/>
                    </a:xfrm>
                    <a:prstGeom prst="rect">
                      <a:avLst/>
                    </a:prstGeom>
                  </pic:spPr>
                </pic:pic>
              </a:graphicData>
            </a:graphic>
          </wp:anchor>
        </w:drawing>
      </w:r>
      <w:r>
        <w:rPr>
          <w:b/>
          <w:color w:val="000000"/>
        </w:rPr>
        <w:t xml:space="preserve">Figure 3. Resistance, impact on host health and tolerance marginal effects for the two mice subspecies and two </w:t>
      </w:r>
      <w:r>
        <w:rPr>
          <w:b/>
          <w:i/>
          <w:color w:val="000000"/>
        </w:rPr>
        <w:t xml:space="preserve">Eimeria </w:t>
      </w:r>
      <w:r>
        <w:rPr>
          <w:b/>
          <w:color w:val="000000"/>
        </w:rPr>
        <w:t>species.</w:t>
      </w:r>
      <w:r>
        <w:rPr>
          <w:color w:val="000000"/>
        </w:rPr>
        <w:t xml:space="preserve"> Values under bars represent the number of animals for each group. (A) Maximum oocysts per gram of feces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2)</w:t>
      </w:r>
      <w:r>
        <w:rPr>
          <w:color w:val="000000"/>
        </w:rPr>
        <w:t xml:space="preserve">; (B) Impact on host health measured as the maximum weight loss during patent period relative to starting weight (%) </w:t>
      </w:r>
      <w:r>
        <w:rPr>
          <w:rFonts w:eastAsia="Century Schoolbook" w:cs="Century Schoolbook"/>
          <w:color w:val="000000"/>
        </w:rPr>
        <w:t>(see Table 4)</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gram of feces + 1e-8) / -8 </w:t>
      </w:r>
      <w:r>
        <w:rPr>
          <w:rFonts w:eastAsia="Century Schoolbook" w:cs="Century Schoolbook"/>
        </w:rPr>
        <w:t>(s</w:t>
      </w:r>
      <w:r>
        <w:rPr>
          <w:rFonts w:eastAsia="Century Schoolbook" w:cs="Century Schoolbook"/>
          <w:color w:val="000000"/>
        </w:rPr>
        <w:t>ee Table 6)</w:t>
      </w:r>
      <w:r>
        <w:br w:type="page"/>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02387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2"/>
                    <a:stretch>
                      <a:fillRect/>
                    </a:stretch>
                  </pic:blipFill>
                  <pic:spPr bwMode="auto">
                    <a:xfrm>
                      <a:off x="0" y="0"/>
                      <a:ext cx="6120130" cy="3023870"/>
                    </a:xfrm>
                    <a:prstGeom prst="rect">
                      <a:avLst/>
                    </a:prstGeom>
                  </pic:spPr>
                </pic:pic>
              </a:graphicData>
            </a:graphic>
          </wp:anchor>
        </w:drawing>
      </w: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rPr/>
        <w:t xml:space="preserve"> </w:t>
      </w:r>
      <w:r>
        <w:rPr>
          <w:color w:val="000000"/>
        </w:rPr>
        <w:t>Values under bars represent the number of animals for each group. (A) Maximum oocysts per gram of feces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3)</w:t>
      </w:r>
      <w:r>
        <w:rPr>
          <w:color w:val="000000"/>
        </w:rPr>
        <w:t xml:space="preserve">; (B) Impact on host health measured as the maximum weight loss during patent period relative to starting weight (%) </w:t>
      </w:r>
      <w:r>
        <w:rPr>
          <w:rFonts w:eastAsia="Century Schoolbook" w:cs="Century Schoolbook"/>
          <w:color w:val="000000"/>
        </w:rPr>
        <w:t>(see Table 5)</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gram of feces + 1e-8) / -8 </w:t>
      </w:r>
      <w:r>
        <w:rPr>
          <w:rFonts w:eastAsia="Century Schoolbook" w:cs="Century Schoolbook"/>
        </w:rPr>
        <w:t>(s</w:t>
      </w:r>
      <w:r>
        <w:rPr>
          <w:rFonts w:eastAsia="Century Schoolbook" w:cs="Century Schoolbook"/>
          <w:color w:val="000000"/>
        </w:rPr>
        <w:t>ee Table 7)</w:t>
      </w:r>
      <w:r>
        <w:rPr>
          <w:rFonts w:eastAsia="Century Schoolbook" w:cs="Century Schoolbook" w:ascii="Century Schoolbook" w:hAnsi="Century Schoolbook"/>
          <w:i/>
        </w:rPr>
        <w:t xml:space="preserve"> </w:t>
      </w:r>
    </w:p>
    <w:p>
      <w:pPr>
        <w:pStyle w:val="Normal"/>
        <w:jc w:val="left"/>
        <w:rPr>
          <w:color w:val="000000"/>
        </w:rPr>
      </w:pPr>
      <w:r>
        <w:rPr>
          <w:color w:val="000000"/>
        </w:rPr>
      </w:r>
      <w:r>
        <w:br w:type="page"/>
      </w:r>
    </w:p>
    <w:p>
      <w:pPr>
        <w:pStyle w:val="Normal"/>
        <w:jc w:val="left"/>
        <w:rPr>
          <w:color w:val="000000"/>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82460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3"/>
                    <a:stretch>
                      <a:fillRect/>
                    </a:stretch>
                  </pic:blipFill>
                  <pic:spPr bwMode="auto">
                    <a:xfrm>
                      <a:off x="0" y="0"/>
                      <a:ext cx="6120130" cy="3824605"/>
                    </a:xfrm>
                    <a:prstGeom prst="rect">
                      <a:avLst/>
                    </a:prstGeom>
                  </pic:spPr>
                </pic:pic>
              </a:graphicData>
            </a:graphic>
          </wp:anchor>
        </w:drawing>
      </w:r>
      <w:r>
        <w:rPr>
          <w:b/>
          <w:color w:val="000000"/>
        </w:rPr>
        <w:t xml:space="preserve">Figure </w:t>
      </w:r>
      <w:r>
        <w:rPr>
          <w:b/>
          <w:color w:val="000000"/>
        </w:rPr>
        <w:t>5</w:t>
      </w:r>
      <w:r>
        <w:rPr>
          <w:b/>
          <w:color w:val="000000"/>
        </w:rPr>
        <w:t xml:space="preserve">. Coupling between resistance and tolerance for two different </w:t>
      </w:r>
      <w:r>
        <w:rPr>
          <w:b/>
          <w:i/>
          <w:color w:val="auto"/>
        </w:rPr>
        <w:t xml:space="preserve">Eimeria </w:t>
      </w:r>
      <w:r>
        <w:rPr>
          <w:b/>
          <w:color w:val="auto"/>
        </w:rPr>
        <w:t xml:space="preserve">species. </w:t>
      </w:r>
      <w:r>
        <w:rPr>
          <w:color w:val="auto"/>
        </w:rPr>
        <w:t xml:space="preserve">Resistance is approximated as the inverse of maximum oocysts per gram of feces, impact on host health </w:t>
      </w:r>
      <w:r>
        <w:rPr>
          <w:rFonts w:eastAsia="Century Schoolbook" w:cs="Century Schoolbook"/>
          <w:i w:val="false"/>
          <w:iCs w:val="false"/>
          <w:color w:val="auto"/>
        </w:rPr>
        <w:t xml:space="preserve">as maximum relative weight loss. The upper left corner represents the low tolerance area (strong impact on health despite low parasite load), the lower right the high tolerance area. </w:t>
      </w:r>
      <w:r>
        <w:rPr>
          <w:rFonts w:eastAsia="Century Schoolbook" w:cs="Century Schoolbook"/>
          <w:i w:val="false"/>
          <w:iCs w:val="false"/>
          <w:color w:val="auto"/>
          <w:highlight w:val="yellow"/>
        </w:rPr>
        <w:t xml:space="preserve">There is a trade-off between resistance and tolerance between each mouse subspecies upon infection with </w:t>
      </w:r>
      <w:r>
        <w:rPr>
          <w:rFonts w:eastAsia="Century Schoolbook" w:cs="Century Schoolbook"/>
          <w:i/>
          <w:iCs w:val="false"/>
          <w:color w:val="auto"/>
          <w:highlight w:val="yellow"/>
        </w:rPr>
        <w:t>E.</w:t>
      </w:r>
      <w:r>
        <w:rPr>
          <w:rFonts w:eastAsia="Century Schoolbook" w:cs="Century Schoolbook"/>
          <w:bCs/>
          <w:i/>
          <w:iCs/>
          <w:color w:val="000000"/>
          <w:highlight w:val="yellow"/>
        </w:rPr>
        <w:t> falciformis</w:t>
      </w:r>
      <w:r>
        <w:rPr>
          <w:rFonts w:eastAsia="Century Schoolbook" w:cs="Century Schoolbook"/>
          <w:i w:val="false"/>
          <w:iCs w:val="false"/>
          <w:color w:val="auto"/>
          <w:highlight w:val="yellow"/>
        </w:rPr>
        <w:t xml:space="preserve">, absent in the case of </w:t>
      </w:r>
      <w:r>
        <w:rPr>
          <w:rFonts w:eastAsia="Century Schoolbook" w:cs="Century Schoolbook"/>
          <w:i/>
          <w:color w:val="auto"/>
          <w:highlight w:val="yellow"/>
        </w:rPr>
        <w:t>E.</w:t>
      </w:r>
      <w:r>
        <w:rPr>
          <w:rFonts w:eastAsia="Century Schoolbook" w:cs="Century Schoolbook"/>
          <w:bCs/>
          <w:i/>
          <w:iCs/>
          <w:color w:val="000000"/>
          <w:highlight w:val="yellow"/>
        </w:rPr>
        <w:t> </w:t>
      </w:r>
      <w:r>
        <w:rPr>
          <w:rFonts w:eastAsia="Century Schoolbook" w:cs="Century Schoolbook"/>
          <w:i/>
          <w:color w:val="auto"/>
          <w:highlight w:val="yellow"/>
        </w:rPr>
        <w:t>ferrisi.</w:t>
      </w:r>
      <w:r>
        <w:br w:type="page"/>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41325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6120130" cy="4413250"/>
                    </a:xfrm>
                    <a:prstGeom prst="rect">
                      <a:avLst/>
                    </a:prstGeom>
                  </pic:spPr>
                </pic:pic>
              </a:graphicData>
            </a:graphic>
          </wp:anchor>
        </w:drawing>
      </w:r>
    </w:p>
    <w:p>
      <w:pPr>
        <w:sectPr>
          <w:headerReference w:type="default" r:id="rId15"/>
          <w:footerReference w:type="default" r:id="rId16"/>
          <w:type w:val="nextPage"/>
          <w:pgSz w:w="11906" w:h="16838"/>
          <w:pgMar w:left="1134" w:right="1134" w:header="0" w:top="1134" w:footer="0" w:bottom="1134" w:gutter="0"/>
          <w:pgNumType w:fmt="decimal"/>
          <w:formProt w:val="false"/>
          <w:textDirection w:val="lrTb"/>
          <w:docGrid w:type="default" w:linePitch="100" w:charSpace="0"/>
        </w:sectPr>
        <w:pStyle w:val="Normal"/>
        <w:rPr/>
      </w:pPr>
      <w:r>
        <w:rPr>
          <w:b/>
        </w:rPr>
        <w:t xml:space="preserve">Figure </w:t>
      </w:r>
      <w:r>
        <w:rPr>
          <w:b/>
        </w:rPr>
        <w:t>6</w:t>
      </w:r>
      <w:r>
        <w:rPr>
          <w:b/>
        </w:rPr>
        <w:t xml:space="preserve">. Coupling between resistance and tolerance for two different </w:t>
      </w:r>
      <w:r>
        <w:rPr>
          <w:b/>
          <w:i/>
          <w:color w:val="auto"/>
        </w:rPr>
        <w:t xml:space="preserve">Eimeria </w:t>
      </w:r>
      <w:r>
        <w:rPr>
          <w:b/>
          <w:color w:val="auto"/>
        </w:rPr>
        <w:t xml:space="preserve">species. </w:t>
      </w:r>
      <w:r>
        <w:rPr>
          <w:color w:val="auto"/>
        </w:rPr>
        <w:t xml:space="preserve">Resistance is approximated as the inverse of maximum oocysts per gram of feces, impact on host health </w:t>
      </w:r>
      <w:r>
        <w:rPr>
          <w:rFonts w:eastAsia="Century Schoolbook" w:cs="Century Schoolbook"/>
          <w:i w:val="false"/>
          <w:iCs w:val="false"/>
          <w:color w:val="auto"/>
        </w:rPr>
        <w:t xml:space="preserve">as maximum relative weight loss. The upper left corner represents the low tolerance area (strong impact on health despite low parasite load), the lower right the high tolerance area. There is a trade-off between resistance and tolerance between each mouse subspecies upon infection with </w:t>
      </w:r>
      <w:r>
        <w:rPr>
          <w:rFonts w:eastAsia="Century Schoolbook" w:cs="Century Schoolbook"/>
          <w:i/>
          <w:iCs w:val="false"/>
          <w:color w:val="auto"/>
        </w:rPr>
        <w:t>E.</w:t>
      </w:r>
      <w:r>
        <w:rPr>
          <w:rFonts w:eastAsia="Century Schoolbook" w:cs="Century Schoolbook"/>
          <w:bCs/>
          <w:i/>
          <w:iCs/>
          <w:color w:val="000000"/>
        </w:rPr>
        <w:t> falciformis</w:t>
      </w:r>
      <w:r>
        <w:rPr>
          <w:rFonts w:eastAsia="Century Schoolbook" w:cs="Century Schoolbook"/>
          <w:i w:val="false"/>
          <w:iCs w:val="false"/>
          <w:color w:val="auto"/>
        </w:rPr>
        <w:t xml:space="preserve">, absent in the case of </w:t>
      </w:r>
      <w:r>
        <w:rPr>
          <w:rFonts w:eastAsia="Century Schoolbook" w:cs="Century Schoolbook"/>
          <w:i/>
          <w:color w:val="auto"/>
        </w:rPr>
        <w:t>E.</w:t>
      </w:r>
      <w:r>
        <w:rPr>
          <w:rFonts w:eastAsia="Century Schoolbook" w:cs="Century Schoolbook"/>
          <w:bCs/>
          <w:i/>
          <w:iCs/>
          <w:color w:val="000000"/>
        </w:rPr>
        <w:t> </w:t>
      </w:r>
      <w:r>
        <w:rPr>
          <w:rFonts w:eastAsia="Century Schoolbook" w:cs="Century Schoolbook"/>
          <w:i/>
          <w:color w:val="auto"/>
        </w:rPr>
        <w:t>ferrisi.</w:t>
      </w:r>
    </w:p>
    <w:p>
      <w:pPr>
        <w:pStyle w:val="Heading1"/>
        <w:rPr/>
      </w:pPr>
      <w:bookmarkStart w:id="14" w:name="_zdv4ak4r58ez"/>
      <w:bookmarkEnd w:id="14"/>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rPr>
      </w:pPr>
      <w:r>
        <w:rPr>
          <w:bCs/>
        </w:rPr>
        <w:t>References</w:t>
      </w:r>
    </w:p>
    <w:p>
      <w:pPr>
        <w:sectPr>
          <w:headerReference w:type="default" r:id="rId17"/>
          <w:footerReference w:type="default" r:id="rId18"/>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rStyle w:val="InternetLink"/>
        </w:rPr>
      </w:pPr>
      <w:r>
        <w:rPr/>
      </w:r>
    </w:p>
    <w:p>
      <w:pPr>
        <w:pStyle w:val="Bibliography1"/>
        <w:rPr/>
      </w:pPr>
      <w:r>
        <w:rPr/>
        <w:t xml:space="preserve">Al-khlifeh, E., Balard, A., Jarquín-Díaz, V. H., Weyrich, A., Wibbelt, G., &amp; Heitlinger, E. (2019). </w:t>
      </w:r>
      <w:r>
        <w:rPr>
          <w:i/>
        </w:rPr>
        <w:t>Eimeria</w:t>
      </w:r>
      <w:r>
        <w:rPr/>
        <w:t xml:space="preserve"> </w:t>
      </w:r>
      <w:r>
        <w:rPr>
          <w:i/>
          <w:iCs/>
        </w:rPr>
        <w:t>falciformis</w:t>
      </w:r>
      <w:r>
        <w:rPr/>
        <w:t xml:space="preserve"> BayerHaberkorn1970 and novel wild derived isolates from house mice: Differences in parasite lifecycle, pathogenicity and host immune reactions. </w:t>
      </w:r>
      <w:r>
        <w:rPr>
          <w:i/>
        </w:rPr>
        <w:t>BioRxiv</w:t>
      </w:r>
      <w:r>
        <w:rPr/>
        <w:t>. http://dx.doi.org/10.1101/611277</w:t>
      </w:r>
    </w:p>
    <w:p>
      <w:pPr>
        <w:pStyle w:val="Bibliography1"/>
        <w:rPr/>
      </w:pPr>
      <w:r>
        <w:rPr/>
        <w:t xml:space="preserve">Anderson, R. M., &amp; May, R. M. (1982). Coevolution of hosts and parasites. </w:t>
      </w:r>
      <w:r>
        <w:rPr>
          <w:i/>
        </w:rPr>
        <w:t>Parasitology</w:t>
      </w:r>
      <w:r>
        <w:rPr/>
        <w:t xml:space="preserve">, </w:t>
      </w:r>
      <w:r>
        <w:rPr>
          <w:i/>
        </w:rPr>
        <w:t>85 (Pt 2)</w:t>
      </w:r>
      <w:r>
        <w:rPr/>
        <w:t>, 411–426. https://doi.org/10.1017/s0031182000055360</w:t>
      </w:r>
    </w:p>
    <w:p>
      <w:pPr>
        <w:pStyle w:val="Bibliography1"/>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rPr/>
      </w:pPr>
      <w:r>
        <w:rPr/>
        <w:t xml:space="preserve">Athanasiadou, S., Tolossa, K., Debela, E., Tolera, A., &amp; Houdijk, J. G. M. (2015). Tolerance and resistance to a nematode challenge are not always mutually exclusive. </w:t>
      </w:r>
      <w:r>
        <w:rPr>
          <w:i/>
        </w:rPr>
        <w:t>International Journal for Parasitology</w:t>
      </w:r>
      <w:r>
        <w:rPr/>
        <w:t xml:space="preserve">, </w:t>
      </w:r>
      <w:r>
        <w:rPr>
          <w:i/>
        </w:rPr>
        <w:t>45</w:t>
      </w:r>
      <w:r>
        <w:rPr/>
        <w:t>(4), 277–282.</w:t>
        <w:tab/>
        <w:t xml:space="preserve"> https://doi.org/10.1016/j.ijpara.2014.12.005</w:t>
      </w:r>
    </w:p>
    <w:p>
      <w:pPr>
        <w:pStyle w:val="Bibliography1"/>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rPr/>
      </w:pPr>
      <w:r>
        <w:rPr/>
        <w:t xml:space="preserve">Balard, A., Jarquín-Díaz, V. H., Jost, J., Martincová, I., Ďureje, Ľ., Piálek, J., Macholán, M., Goüy de Bellocq, J., Baird, S. J. E., &amp;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rPr/>
      </w:pPr>
      <w:r>
        <w:rPr/>
        <w:t>Barton, N</w:t>
      </w:r>
      <w:r>
        <w:rPr>
          <w:sz w:val="24"/>
          <w:szCs w:val="24"/>
          <w:u w:val="none"/>
        </w:rPr>
        <w:t xml:space="preserve">. H., &amp; Hewitt, G. M. (1985). Analysis of hybrid zones. </w:t>
      </w:r>
      <w:r>
        <w:rPr>
          <w:i/>
          <w:sz w:val="24"/>
          <w:szCs w:val="24"/>
          <w:u w:val="none"/>
        </w:rPr>
        <w:t>Annual Review of Ecology and Systematics</w:t>
      </w:r>
      <w:r>
        <w:rPr>
          <w:sz w:val="24"/>
          <w:szCs w:val="24"/>
          <w:u w:val="none"/>
        </w:rPr>
        <w:t xml:space="preserve">, </w:t>
      </w:r>
      <w:r>
        <w:rPr>
          <w:i/>
          <w:sz w:val="24"/>
          <w:szCs w:val="24"/>
          <w:u w:val="none"/>
        </w:rPr>
        <w:t>16</w:t>
      </w:r>
      <w:r>
        <w:rPr>
          <w:sz w:val="24"/>
          <w:szCs w:val="24"/>
          <w:u w:val="none"/>
        </w:rPr>
        <w:t>(1), 113–148.</w:t>
        <w:tab/>
        <w:t xml:space="preserve"> https://doi.org/10.1146/annurev.es.16.110185.000553</w:t>
      </w:r>
    </w:p>
    <w:p>
      <w:pPr>
        <w:pStyle w:val="Bibliography1"/>
        <w:widowControl/>
        <w:ind w:left="0" w:right="0" w:hanging="0"/>
        <w:jc w:val="left"/>
        <w:rPr/>
      </w:pPr>
      <w:r>
        <w:rPr>
          <w:b w:val="false"/>
          <w:i w:val="false"/>
          <w:caps w:val="false"/>
          <w:smallCaps w:val="false"/>
          <w:color w:val="1C1D1E"/>
          <w:spacing w:val="0"/>
          <w:sz w:val="24"/>
          <w:szCs w:val="24"/>
          <w:u w:val="none"/>
        </w:rPr>
        <w:t>Bo</w:t>
      </w:r>
      <w:r>
        <w:rPr>
          <w:b w:val="false"/>
          <w:i w:val="false"/>
          <w:caps w:val="false"/>
          <w:smallCaps w:val="false"/>
          <w:color w:val="auto"/>
          <w:spacing w:val="0"/>
          <w:sz w:val="24"/>
          <w:szCs w:val="24"/>
          <w:u w:val="none"/>
        </w:rPr>
        <w:t>ursot, P., Auffray, J.‐C., Britton‐Davidian, J., &amp; Bonhomme, F.</w:t>
      </w:r>
      <w:r>
        <w:rPr>
          <w:caps w:val="false"/>
          <w:smallCaps w:val="false"/>
          <w:color w:val="auto"/>
          <w:spacing w:val="0"/>
          <w:sz w:val="24"/>
          <w:szCs w:val="24"/>
          <w:u w:val="none"/>
        </w:rPr>
        <w:t> </w:t>
      </w:r>
      <w:r>
        <w:rPr>
          <w:b w:val="false"/>
          <w:i w:val="false"/>
          <w:caps w:val="false"/>
          <w:smallCaps w:val="false"/>
          <w:color w:val="auto"/>
          <w:spacing w:val="0"/>
          <w:sz w:val="24"/>
          <w:szCs w:val="24"/>
          <w:u w:val="none"/>
        </w:rPr>
        <w:t xml:space="preserve">(1993). The evolution of </w:t>
        <w:tab/>
        <w:t>house mice. </w:t>
      </w:r>
      <w:r>
        <w:rPr>
          <w:b w:val="false"/>
          <w:i/>
          <w:color w:val="auto"/>
          <w:spacing w:val="0"/>
          <w:sz w:val="24"/>
          <w:szCs w:val="24"/>
          <w:u w:val="none"/>
        </w:rPr>
        <w:t>Annual Review of Ecology and Systematics</w:t>
      </w:r>
      <w:r>
        <w:rPr>
          <w:b w:val="false"/>
          <w:i w:val="false"/>
          <w:caps w:val="false"/>
          <w:smallCaps w:val="false"/>
          <w:color w:val="auto"/>
          <w:spacing w:val="0"/>
          <w:sz w:val="24"/>
          <w:szCs w:val="24"/>
          <w:u w:val="none"/>
        </w:rPr>
        <w:t>, </w:t>
      </w:r>
      <w:r>
        <w:rPr>
          <w:b/>
          <w:i w:val="false"/>
          <w:caps w:val="false"/>
          <w:smallCaps w:val="false"/>
          <w:color w:val="auto"/>
          <w:spacing w:val="0"/>
          <w:sz w:val="24"/>
          <w:szCs w:val="24"/>
          <w:u w:val="none"/>
        </w:rPr>
        <w:t>24</w:t>
      </w:r>
      <w:r>
        <w:rPr>
          <w:b w:val="false"/>
          <w:i w:val="false"/>
          <w:caps w:val="false"/>
          <w:smallCaps w:val="false"/>
          <w:color w:val="auto"/>
          <w:spacing w:val="0"/>
          <w:sz w:val="24"/>
          <w:szCs w:val="24"/>
          <w:u w:val="none"/>
        </w:rPr>
        <w:t>, 119</w:t>
      </w:r>
      <w:r>
        <w:rPr>
          <w:caps w:val="false"/>
          <w:smallCaps w:val="false"/>
          <w:color w:val="auto"/>
          <w:spacing w:val="0"/>
          <w:sz w:val="24"/>
          <w:szCs w:val="24"/>
          <w:u w:val="none"/>
        </w:rPr>
        <w:t>–</w:t>
      </w:r>
      <w:r>
        <w:rPr>
          <w:b w:val="false"/>
          <w:i w:val="false"/>
          <w:caps w:val="false"/>
          <w:smallCaps w:val="false"/>
          <w:color w:val="auto"/>
          <w:spacing w:val="0"/>
          <w:sz w:val="24"/>
          <w:szCs w:val="24"/>
          <w:u w:val="none"/>
        </w:rPr>
        <w:t xml:space="preserve">152. </w:t>
        <w:tab/>
      </w:r>
      <w:hyperlink r:id="rId19">
        <w:r>
          <w:rPr>
            <w:rStyle w:val="InternetLink"/>
            <w:b w:val="false"/>
            <w:i w:val="false"/>
            <w:caps w:val="false"/>
            <w:smallCaps w:val="false"/>
            <w:strike w:val="false"/>
            <w:dstrike w:val="false"/>
            <w:color w:val="auto"/>
            <w:spacing w:val="0"/>
            <w:sz w:val="24"/>
            <w:szCs w:val="24"/>
            <w:u w:val="none"/>
            <w:effect w:val="none"/>
          </w:rPr>
          <w:t>https://doi.org/10.1146/annurev.es.24.110193</w:t>
        </w:r>
      </w:hyperlink>
    </w:p>
    <w:p>
      <w:pPr>
        <w:pStyle w:val="Bibliography1"/>
        <w:rPr/>
      </w:pPr>
      <w:r>
        <w:rPr/>
        <w:t xml:space="preserve">Chapman, H. D., Barta, J. R., Blake, D., Gruber, A., Jenkins, M., Smith, N. C., Suo, X., &amp; Tomley, F. M. (2013). Chapter two—A selective review of advances in coccidiosis research. In D. Rollinson (Ed.), </w:t>
      </w:r>
      <w:r>
        <w:rPr>
          <w:i/>
        </w:rPr>
        <w:t>Advances in Parasitology</w:t>
      </w:r>
      <w:r>
        <w:rPr/>
        <w:t xml:space="preserve"> (Vol. 83, pp. 93–171). Academic Press. https://doi.org/10.1016/B978-0-12-407705-8.00002-1</w:t>
      </w:r>
    </w:p>
    <w:p>
      <w:pPr>
        <w:pStyle w:val="Bibliography1"/>
        <w:rPr/>
      </w:pPr>
      <w:r>
        <w:rPr/>
        <w:t xml:space="preserve">Clerc, M., Fenton, A., Babayan, S. A., &amp; Pedersen, A. B. (2019). Parasitic nematodes simultaneously suppress and benefit from coccidian coinfection in their natural mouse host. </w:t>
      </w:r>
      <w:r>
        <w:rPr>
          <w:i/>
        </w:rPr>
        <w:t>Parasitology</w:t>
      </w:r>
      <w:r>
        <w:rPr/>
        <w:t xml:space="preserve">, </w:t>
      </w:r>
      <w:r>
        <w:rPr>
          <w:i/>
        </w:rPr>
        <w:t>146</w:t>
      </w:r>
      <w:r>
        <w:rPr/>
        <w:t>(8), 1096–1106.</w:t>
        <w:tab/>
        <w:t xml:space="preserve"> https://doi.org/10.1017/S0031182019000192</w:t>
      </w:r>
    </w:p>
    <w:p>
      <w:pPr>
        <w:pStyle w:val="Bibliography1"/>
        <w:rPr/>
      </w:pPr>
      <w:r>
        <w:rPr/>
        <w:t xml:space="preserve">Delignette-Muller, M. L., &amp; Dutang, C. (2015). fitdistrplus: An R Package for Fitting Distributions. </w:t>
      </w:r>
      <w:r>
        <w:rPr>
          <w:i/>
        </w:rPr>
        <w:t>Journal of Statistical Software</w:t>
      </w:r>
      <w:r>
        <w:rPr/>
        <w:t xml:space="preserve">, </w:t>
      </w:r>
      <w:r>
        <w:rPr>
          <w:i/>
        </w:rPr>
        <w:t>64</w:t>
      </w:r>
      <w:r>
        <w:rPr/>
        <w:t>(4), 1–34.</w:t>
      </w:r>
    </w:p>
    <w:p>
      <w:pPr>
        <w:pStyle w:val="Bibliography1"/>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widowControl/>
        <w:ind w:left="0" w:right="0" w:hanging="0"/>
        <w:jc w:val="left"/>
        <w:rPr/>
      </w:pPr>
      <w:r>
        <w:rPr>
          <w:b w:val="false"/>
          <w:i w:val="false"/>
          <w:caps w:val="false"/>
          <w:smallCaps w:val="false"/>
          <w:color w:val="1C1D1E"/>
          <w:spacing w:val="0"/>
          <w:sz w:val="24"/>
          <w:szCs w:val="24"/>
        </w:rPr>
        <w:t>Du</w:t>
      </w:r>
      <w:r>
        <w:rPr>
          <w:b w:val="false"/>
          <w:i w:val="false"/>
          <w:caps w:val="false"/>
          <w:smallCaps w:val="false"/>
          <w:color w:val="auto"/>
          <w:spacing w:val="0"/>
          <w:sz w:val="24"/>
          <w:szCs w:val="24"/>
        </w:rPr>
        <w:t>vaux, L., Belkhir, K., Boulesteix, M., &amp; Boursot, P.</w:t>
      </w:r>
      <w:r>
        <w:rPr>
          <w:caps w:val="false"/>
          <w:smallCaps w:val="false"/>
          <w:color w:val="auto"/>
          <w:spacing w:val="0"/>
          <w:sz w:val="24"/>
          <w:szCs w:val="24"/>
        </w:rPr>
        <w:t> </w:t>
      </w:r>
      <w:r>
        <w:rPr>
          <w:b w:val="false"/>
          <w:i w:val="false"/>
          <w:caps w:val="false"/>
          <w:smallCaps w:val="false"/>
          <w:color w:val="auto"/>
          <w:spacing w:val="0"/>
          <w:sz w:val="24"/>
          <w:szCs w:val="24"/>
        </w:rPr>
        <w:t xml:space="preserve">(2011). Isolation and gene flow: </w:t>
        <w:tab/>
        <w:t xml:space="preserve">Inferring the speciation history of European house mice. </w:t>
      </w:r>
      <w:r>
        <w:rPr>
          <w:b w:val="false"/>
          <w:i/>
          <w:color w:val="auto"/>
          <w:spacing w:val="0"/>
          <w:sz w:val="24"/>
          <w:szCs w:val="24"/>
        </w:rPr>
        <w:t xml:space="preserve">Molecular </w:t>
        <w:tab/>
        <w:t>Ecology</w:t>
      </w:r>
      <w:r>
        <w:rPr>
          <w:b w:val="false"/>
          <w:i w:val="false"/>
          <w:caps w:val="false"/>
          <w:smallCaps w:val="false"/>
          <w:color w:val="auto"/>
          <w:spacing w:val="0"/>
          <w:sz w:val="24"/>
          <w:szCs w:val="24"/>
        </w:rPr>
        <w:t>, </w:t>
      </w:r>
      <w:r>
        <w:rPr>
          <w:b/>
          <w:i w:val="false"/>
          <w:caps w:val="false"/>
          <w:smallCaps w:val="false"/>
          <w:color w:val="auto"/>
          <w:spacing w:val="0"/>
          <w:sz w:val="24"/>
          <w:szCs w:val="24"/>
        </w:rPr>
        <w:t>20</w:t>
      </w:r>
      <w:r>
        <w:rPr>
          <w:b w:val="false"/>
          <w:i w:val="false"/>
          <w:caps w:val="false"/>
          <w:smallCaps w:val="false"/>
          <w:color w:val="auto"/>
          <w:spacing w:val="0"/>
          <w:sz w:val="24"/>
          <w:szCs w:val="24"/>
        </w:rPr>
        <w:t>, 5248</w:t>
      </w:r>
      <w:r>
        <w:rPr>
          <w:caps w:val="false"/>
          <w:smallCaps w:val="false"/>
          <w:color w:val="auto"/>
          <w:spacing w:val="0"/>
          <w:sz w:val="24"/>
          <w:szCs w:val="24"/>
        </w:rPr>
        <w:t>–</w:t>
      </w:r>
      <w:r>
        <w:rPr>
          <w:b w:val="false"/>
          <w:i w:val="false"/>
          <w:caps w:val="false"/>
          <w:smallCaps w:val="false"/>
          <w:color w:val="auto"/>
          <w:spacing w:val="0"/>
          <w:sz w:val="24"/>
          <w:szCs w:val="24"/>
        </w:rPr>
        <w:t xml:space="preserve">5264. </w:t>
      </w:r>
      <w:hyperlink r:id="rId20">
        <w:r>
          <w:rPr>
            <w:rStyle w:val="InternetLink"/>
            <w:b w:val="false"/>
            <w:i w:val="false"/>
            <w:caps w:val="false"/>
            <w:smallCaps w:val="false"/>
            <w:strike w:val="false"/>
            <w:dstrike w:val="false"/>
            <w:color w:val="auto"/>
            <w:spacing w:val="0"/>
            <w:sz w:val="24"/>
            <w:szCs w:val="24"/>
            <w:u w:val="none"/>
            <w:effect w:val="none"/>
          </w:rPr>
          <w:t>https://doi.org/10.1111/j.1365-294X.2011.05343.x</w:t>
        </w:r>
      </w:hyperlink>
    </w:p>
    <w:p>
      <w:pPr>
        <w:pStyle w:val="Bibliography1"/>
        <w:rPr/>
      </w:pPr>
      <w:r>
        <w:rPr/>
        <w:t xml:space="preserve">Ehret, T., Spork, S., Dieterich, C., Lucius, R., &amp; Heitlinger, E. (2017). Dual RNA-seq reveals no plastic transcriptional response of the coccidian parasite </w:t>
      </w:r>
      <w:r>
        <w:rPr>
          <w:i/>
        </w:rPr>
        <w:t>Eimeria falciformis</w:t>
      </w:r>
      <w:r>
        <w:rPr/>
        <w:t xml:space="preserve"> to host immune defenses. </w:t>
      </w:r>
      <w:r>
        <w:rPr>
          <w:i/>
        </w:rPr>
        <w:t>BMC Genomics</w:t>
      </w:r>
      <w:r>
        <w:rPr/>
        <w:t xml:space="preserve">, </w:t>
      </w:r>
      <w:r>
        <w:rPr>
          <w:i/>
        </w:rPr>
        <w:t>18</w:t>
      </w:r>
      <w:r>
        <w:rPr/>
        <w:t>(1), 686. https://doi.org/10.1186/s12864-017-4095-6</w:t>
      </w:r>
    </w:p>
    <w:p>
      <w:pPr>
        <w:pStyle w:val="Bibliography1"/>
        <w:rPr/>
      </w:pPr>
      <w:r>
        <w:rPr/>
        <w:t xml:space="preserve">Graham, A. L., Allen, J. E., &amp; Read, A. F. (2005). Evolutionary causes and consequences of immunopathology. </w:t>
      </w:r>
      <w:r>
        <w:rPr>
          <w:i/>
        </w:rPr>
        <w:t>Annual Review of Ecology, Evolution, and Systematics</w:t>
      </w:r>
      <w:r>
        <w:rPr/>
        <w:t>, 373–397. https://doi.org/10.1146/annurev.ecolsys.36.102003.152622</w:t>
      </w:r>
    </w:p>
    <w:p>
      <w:pPr>
        <w:pStyle w:val="Bibliography1"/>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rPr/>
      </w:pPr>
      <w:r>
        <w:rPr/>
        <w:t xml:space="preserve">Haberkorn, A. (1970). Die Entwicklung von </w:t>
      </w:r>
      <w:r>
        <w:rPr>
          <w:i/>
        </w:rPr>
        <w:t>Eimeria falciformis</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rPr/>
      </w:pPr>
      <w:r>
        <w:rPr/>
        <w:t xml:space="preserve">Jarquín-Díaz, V. H., Balard, A., Mácová, A., Jost, J., Szepesbéla, T. R. von, Berktold, K., Tank, S., Kvičerová, J., &amp; Heitlinger, E. (2019). Generalist Eimeria species in rodents: Multilocus analyses indicate inadequate resolution of established markers. </w:t>
      </w:r>
      <w:r>
        <w:rPr>
          <w:i/>
          <w:color w:val="auto"/>
          <w:u w:val="none"/>
        </w:rPr>
        <w:t>BioRxiv</w:t>
      </w:r>
      <w:r>
        <w:rPr>
          <w:color w:val="auto"/>
          <w:u w:val="none"/>
        </w:rPr>
        <w:t xml:space="preserve">, 690487. </w:t>
      </w:r>
      <w:hyperlink r:id="rId21">
        <w:r>
          <w:rPr>
            <w:rStyle w:val="InternetLink"/>
            <w:color w:val="auto"/>
            <w:u w:val="none"/>
          </w:rPr>
          <w:t>https://doi.org/10.1101/</w:t>
        </w:r>
      </w:hyperlink>
      <w:r>
        <w:rPr>
          <w:rStyle w:val="InternetLink"/>
          <w:color w:val="auto"/>
          <w:u w:val="none"/>
        </w:rPr>
        <w:t>690487</w:t>
      </w:r>
    </w:p>
    <w:p>
      <w:pPr>
        <w:pStyle w:val="Bibliography1"/>
        <w:rPr/>
      </w:pPr>
      <w:r>
        <w:rPr/>
        <w:t xml:space="preserve">Kváč M., McEvoy J., Loudová M., Stenger B., Sak B., Květoňová D., Ditrich O., Rašková V., Moriarty E., Rost M., Macholán M., Piálek J. 2013. Coevolution of </w:t>
      </w:r>
      <w:r>
        <w:rPr>
          <w:i/>
          <w:iCs/>
        </w:rPr>
        <w:t>Cryptosporidium tyzzeri</w:t>
      </w:r>
      <w:r>
        <w:rPr/>
        <w:t xml:space="preserve"> and the house mouse (</w:t>
      </w:r>
      <w:r>
        <w:rPr>
          <w:i/>
          <w:iCs/>
        </w:rPr>
        <w:t>Mus musculus</w:t>
      </w:r>
      <w:r>
        <w:rPr>
          <w:iCs/>
        </w:rPr>
        <w:t xml:space="preserve">). </w:t>
      </w:r>
      <w:r>
        <w:rPr>
          <w:i/>
          <w:iCs/>
          <w:color w:val="auto"/>
          <w:u w:val="none"/>
        </w:rPr>
        <w:t>International Journal for Parasitology</w:t>
      </w:r>
      <w:r>
        <w:rPr>
          <w:iCs/>
          <w:color w:val="auto"/>
          <w:u w:val="none"/>
        </w:rPr>
        <w:t xml:space="preserve"> 43(10): 805</w:t>
      </w:r>
      <w:r>
        <w:rPr>
          <w:color w:val="auto"/>
          <w:u w:val="none"/>
        </w:rPr>
        <w:t>–</w:t>
      </w:r>
      <w:r>
        <w:rPr>
          <w:iCs/>
          <w:color w:val="auto"/>
          <w:u w:val="none"/>
        </w:rPr>
        <w:t>817.</w:t>
        <w:tab/>
        <w:t xml:space="preserve"> </w:t>
      </w:r>
      <w:r>
        <w:rPr>
          <w:rStyle w:val="InternetLink"/>
          <w:iCs/>
          <w:color w:val="auto"/>
          <w:u w:val="none"/>
        </w:rPr>
        <w:t>http://dx.doi.org/10.1016/j.ijpara.2013.04.007</w:t>
      </w:r>
    </w:p>
    <w:p>
      <w:pPr>
        <w:pStyle w:val="Bibliography1"/>
        <w:rPr/>
      </w:pPr>
      <w:r>
        <w:rPr/>
        <w:t xml:space="preserve">Langand, J., Jourdane, J., Coustau, C., Delay, B., &amp; Morand, S. (1998). Cost of resistance, expressed as a delayed maturity, detected in the host–parasite system </w:t>
      </w:r>
      <w:r>
        <w:rPr>
          <w:i/>
        </w:rPr>
        <w:t>Biomphalaria glabrata</w:t>
      </w:r>
      <w:r>
        <w:rPr/>
        <w:t>/</w:t>
      </w:r>
      <w:r>
        <w:rPr>
          <w:i/>
        </w:rPr>
        <w:t>Echinostoma caproni</w:t>
      </w:r>
      <w:r>
        <w:rPr/>
        <w:t xml:space="preserve">. </w:t>
      </w:r>
      <w:r>
        <w:rPr>
          <w:i/>
        </w:rPr>
        <w:t>Heredity</w:t>
      </w:r>
      <w:r>
        <w:rPr/>
        <w:t xml:space="preserve">, </w:t>
      </w:r>
      <w:r>
        <w:rPr>
          <w:i/>
        </w:rPr>
        <w:t>80</w:t>
      </w:r>
      <w:r>
        <w:rPr/>
        <w:t>(3), 320–325. https://doi.org/10.1046/j.1365-2540.1998.00291.x</w:t>
      </w:r>
    </w:p>
    <w:p>
      <w:pPr>
        <w:pStyle w:val="Bibliography1"/>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rPr/>
      </w:pPr>
      <w:r>
        <w:rPr/>
        <w:t xml:space="preserve">Macholán, M., Munclinger, P., Sugerková, M., Dufková, P., Bímová, B., Bozíková, E., Zima, J., &amp; Piálek, J. (2007). Genetic analysis of autosomal and X-linked markers across a mouse hybrid zone. </w:t>
      </w:r>
      <w:r>
        <w:rPr>
          <w:i/>
        </w:rPr>
        <w:t>Evolut</w:t>
      </w:r>
      <w:r>
        <w:rPr>
          <w:i/>
          <w:color w:val="auto"/>
          <w:u w:val="none"/>
        </w:rPr>
        <w:t>ion</w:t>
      </w:r>
      <w:r>
        <w:rPr>
          <w:color w:val="auto"/>
          <w:u w:val="none"/>
        </w:rPr>
        <w:t xml:space="preserve">, </w:t>
      </w:r>
      <w:r>
        <w:rPr>
          <w:i/>
          <w:color w:val="auto"/>
          <w:u w:val="none"/>
        </w:rPr>
        <w:t>61</w:t>
      </w:r>
      <w:r>
        <w:rPr>
          <w:color w:val="auto"/>
          <w:u w:val="none"/>
        </w:rPr>
        <w:t>(4), 746–771. https://doi.org/10.1111/j.1558-5646.2007.00065.x</w:t>
      </w:r>
    </w:p>
    <w:p>
      <w:pPr>
        <w:pStyle w:val="Bibliography1"/>
        <w:rPr/>
      </w:pPr>
      <w:r>
        <w:rPr>
          <w:color w:val="auto"/>
          <w:u w:val="none"/>
        </w:rPr>
        <w:t>Macholán M.,</w:t>
      </w:r>
      <w:r>
        <w:rPr>
          <w:color w:val="auto"/>
          <w:u w:val="none"/>
          <w:lang w:val="cs-CZ"/>
        </w:rPr>
        <w:t xml:space="preserve"> Baird S.J.E.,</w:t>
      </w:r>
      <w:r>
        <w:rPr>
          <w:color w:val="auto"/>
          <w:u w:val="none"/>
          <w:lang w:eastAsia="en-US"/>
        </w:rPr>
        <w:t xml:space="preserve"> Fornuskova A.,</w:t>
      </w:r>
      <w:r>
        <w:rPr>
          <w:color w:val="auto"/>
          <w:u w:val="none"/>
        </w:rPr>
        <w:t xml:space="preserve"> Martincová I., Rubík, P., </w:t>
      </w:r>
      <w:r>
        <w:rPr>
          <w:color w:val="auto"/>
          <w:u w:val="none"/>
          <w:lang w:val="cs-CZ"/>
        </w:rPr>
        <w:t xml:space="preserve">Ďureje Ľ., Heitlinger E., </w:t>
      </w:r>
      <w:r>
        <w:rPr>
          <w:color w:val="auto"/>
          <w:u w:val="none"/>
        </w:rPr>
        <w:t xml:space="preserve">Piálek J. 2019. Widespread introgression of the </w:t>
      </w:r>
      <w:r>
        <w:rPr>
          <w:i/>
          <w:color w:val="auto"/>
          <w:u w:val="none"/>
        </w:rPr>
        <w:t>Mus musculus musculus</w:t>
      </w:r>
      <w:r>
        <w:rPr>
          <w:color w:val="auto"/>
          <w:u w:val="none"/>
        </w:rPr>
        <w:t xml:space="preserve"> Y chromosome in Central Europe. </w:t>
      </w:r>
      <w:bookmarkStart w:id="15" w:name="_GoBack"/>
      <w:r>
        <w:rPr>
          <w:i/>
          <w:color w:val="auto"/>
          <w:u w:val="none"/>
        </w:rPr>
        <w:t>BioRxiv</w:t>
      </w:r>
      <w:bookmarkEnd w:id="15"/>
      <w:r>
        <w:rPr>
          <w:color w:val="auto"/>
          <w:u w:val="none"/>
        </w:rPr>
        <w:t>.</w:t>
        <w:tab/>
        <w:t xml:space="preserve"> </w:t>
      </w:r>
      <w:r>
        <w:rPr>
          <w:rStyle w:val="InternetLink"/>
          <w:color w:val="auto"/>
          <w:u w:val="none"/>
        </w:rPr>
        <w:t>http://dx.doi.org/10.1101/2019.12.23.887471</w:t>
      </w:r>
    </w:p>
    <w:p>
      <w:pPr>
        <w:pStyle w:val="Bibliography1"/>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rPr/>
      </w:pPr>
      <w:r>
        <w:rPr/>
        <w:t xml:space="preserve">Payseur, B. A., Krenz, J. G., &amp; Nachman, M. W. (2004). Differential patterns of introgression across the X chromosome in a hybrid zone between two species of house mice. </w:t>
      </w:r>
      <w:r>
        <w:rPr>
          <w:i/>
        </w:rPr>
        <w:t>Evolution</w:t>
      </w:r>
      <w:r>
        <w:rPr/>
        <w:t xml:space="preserve">, </w:t>
      </w:r>
      <w:r>
        <w:rPr>
          <w:i/>
        </w:rPr>
        <w:t>58</w:t>
      </w:r>
      <w:r>
        <w:rPr/>
        <w:t>(9), 2064–2078. https://doi.org/10.1111/j.0014-3820.2004.tb00490.x</w:t>
      </w:r>
    </w:p>
    <w:p>
      <w:pPr>
        <w:pStyle w:val="Bibliography1"/>
        <w:rPr/>
      </w:pPr>
      <w:r>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rPr/>
      </w:pPr>
      <w:r>
        <w:rPr/>
        <w:t xml:space="preserve">R Development Core Team. (2018). </w:t>
      </w:r>
      <w:r>
        <w:rPr>
          <w:i/>
        </w:rPr>
        <w:t>R: A language and environment for statistical computing. R Foundation for Statistical Computing, Vienna, Austria</w:t>
      </w:r>
      <w:r>
        <w:rPr/>
        <w:t>. http://www.R-project.org</w:t>
      </w:r>
    </w:p>
    <w:p>
      <w:pPr>
        <w:pStyle w:val="Bibliography1"/>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rPr/>
      </w:pPr>
      <w:r>
        <w:rPr/>
        <w:t xml:space="preserve">Råberg, L., Sim, D., &amp; Read, A. F. (2007). Disentangling genetic variation for resistance and tolerance to infectious diseases in animals. </w:t>
      </w:r>
      <w:r>
        <w:rPr>
          <w:i/>
        </w:rPr>
        <w:t>Science</w:t>
      </w:r>
      <w:r>
        <w:rPr/>
        <w:t xml:space="preserve">, </w:t>
      </w:r>
      <w:r>
        <w:rPr>
          <w:i/>
        </w:rPr>
        <w:t>318</w:t>
      </w:r>
      <w:r>
        <w:rPr/>
        <w:t>(5851), 812–814. https://doi.org/10.1126/science.1148526</w:t>
      </w:r>
    </w:p>
    <w:p>
      <w:pPr>
        <w:pStyle w:val="Bibliography1"/>
        <w:rPr/>
      </w:pPr>
      <w:r>
        <w:rPr/>
        <w:t xml:space="preserve">Raufaste, N., Orth, A., Belkhir, K., Senet, D., Smadja, C., Baird, S. J. E., Bonhomme, F., Dod, B., &amp; Boursot, P. (2005). Inferences of selection and migration in the Danish house mouse hybrid zone: Selection in the house mouse hybrid zone. </w:t>
      </w:r>
      <w:r>
        <w:rPr>
          <w:i/>
        </w:rPr>
        <w:t>Biological Journal of the Linnean Society</w:t>
      </w:r>
      <w:r>
        <w:rPr/>
        <w:t xml:space="preserve">, </w:t>
      </w:r>
      <w:r>
        <w:rPr>
          <w:i/>
        </w:rPr>
        <w:t>84</w:t>
      </w:r>
      <w:r>
        <w:rPr/>
        <w:t>(3), 593–616. https://doi.org/10.1111/j.1095-8312.2005.00457.x</w:t>
      </w:r>
    </w:p>
    <w:p>
      <w:pPr>
        <w:pStyle w:val="Bibliography1"/>
        <w:rPr/>
      </w:pPr>
      <w:r>
        <w:rPr/>
        <w:t xml:space="preserve">Rose, M. E., Hesketh, P., &amp; Wakelin, D. (1992). Immune control of murine coccidiosis: CD4+ and CD8+ T lymphocytes contribute differentially in resistance to primary and secondary infections. </w:t>
      </w:r>
      <w:r>
        <w:rPr>
          <w:i/>
        </w:rPr>
        <w:t>Parasitology</w:t>
      </w:r>
      <w:r>
        <w:rPr/>
        <w:t xml:space="preserve">, </w:t>
      </w:r>
      <w:r>
        <w:rPr>
          <w:i/>
        </w:rPr>
        <w:t>105</w:t>
      </w:r>
      <w:r>
        <w:rPr/>
        <w:t>, 349–354.</w:t>
        <w:tab/>
        <w:t xml:space="preserve"> https://doi.org/10.1017/s0031182000074515</w:t>
      </w:r>
    </w:p>
    <w:p>
      <w:pPr>
        <w:pStyle w:val="Bibliography1"/>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rPr/>
      </w:pPr>
      <w:r>
        <w:rPr/>
        <w:t xml:space="preserve">Sage, R. D., Heyneman, D., Lim, K. C., &amp; Wilson, A. C. (1986). Wormy mice in a hybrid zone. </w:t>
      </w:r>
      <w:r>
        <w:rPr>
          <w:i/>
        </w:rPr>
        <w:t>Nature</w:t>
      </w:r>
      <w:r>
        <w:rPr/>
        <w:t xml:space="preserve">, </w:t>
      </w:r>
      <w:r>
        <w:rPr>
          <w:i/>
        </w:rPr>
        <w:t>324</w:t>
      </w:r>
      <w:r>
        <w:rPr/>
        <w:t>(6092), 60–63. https://doi.org/10.1038/324060a0</w:t>
      </w:r>
    </w:p>
    <w:p>
      <w:pPr>
        <w:pStyle w:val="Bibliography1"/>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rPr/>
      </w:pPr>
      <w:r>
        <w:rPr/>
        <w:t xml:space="preserve">Smith, A. L., &amp; Hayday, A. C. (2000). Genetic dissection of primary and secondary responses to a widespread natural pathogen of the gut, </w:t>
      </w:r>
      <w:r>
        <w:rPr>
          <w:i/>
        </w:rPr>
        <w:t>Eimeria vermiformis</w:t>
      </w:r>
      <w:r>
        <w:rPr/>
        <w:t xml:space="preserve">. </w:t>
      </w:r>
      <w:r>
        <w:rPr>
          <w:i/>
        </w:rPr>
        <w:t>Infection and Immunity</w:t>
      </w:r>
      <w:r>
        <w:rPr/>
        <w:t xml:space="preserve">, </w:t>
      </w:r>
      <w:r>
        <w:rPr>
          <w:i/>
        </w:rPr>
        <w:t>68</w:t>
      </w:r>
      <w:r>
        <w:rPr/>
        <w:t>(11), 6273–6280. https://doi.org/10.1128/iai.68.11.6273-6280.2000</w:t>
      </w:r>
    </w:p>
    <w:p>
      <w:pPr>
        <w:pStyle w:val="Bibliography1"/>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rPr/>
      </w:pPr>
      <w:r>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rPr/>
        <w:t xml:space="preserve">, </w:t>
      </w:r>
      <w:r>
        <w:rPr>
          <w:i/>
        </w:rPr>
        <w:t>188</w:t>
      </w:r>
      <w:r>
        <w:rPr/>
        <w:t>(5), 2410–8.</w:t>
        <w:tab/>
        <w:t xml:space="preserve"> https://doi.org/10.4049/jimmunol.1102062</w:t>
      </w:r>
    </w:p>
    <w:p>
      <w:pPr>
        <w:pStyle w:val="Bibliography1"/>
        <w:rPr/>
      </w:pPr>
      <w:r>
        <w:rPr/>
        <w:t xml:space="preserve">Venables, W. N., &amp; Ripley, B. D. (2002). </w:t>
      </w:r>
      <w:r>
        <w:rPr>
          <w:i/>
        </w:rPr>
        <w:t>Modern Applied Statistics with S</w:t>
      </w:r>
      <w:r>
        <w:rPr/>
        <w:t xml:space="preserve"> (Fourth). Springer. http://www.stats.ox.ac.uk/pub/MASS4</w:t>
      </w:r>
    </w:p>
    <w:p>
      <w:pPr>
        <w:pStyle w:val="Bibliography1"/>
        <w:rPr/>
      </w:pPr>
      <w:r>
        <w:rPr/>
        <w:t xml:space="preserve">Vijendravarma, R. K., Kraaijeveld, A. R., &amp; Godfray, H. C. J. (2009). Experimental evolution shows </w:t>
      </w:r>
      <w:r>
        <w:rPr>
          <w:i/>
          <w:iCs/>
        </w:rPr>
        <w:t>Drosophila melanogaster</w:t>
      </w:r>
      <w:r>
        <w:rPr/>
        <w:t xml:space="preserve"> resistance to a microsporidian pathogen has fitness costs. </w:t>
      </w:r>
      <w:r>
        <w:rPr>
          <w:i/>
        </w:rPr>
        <w:t>Evolution</w:t>
      </w:r>
      <w:r>
        <w:rPr/>
        <w:t xml:space="preserve">, </w:t>
      </w:r>
      <w:r>
        <w:rPr>
          <w:i/>
        </w:rPr>
        <w:t>63</w:t>
      </w:r>
      <w:r>
        <w:rPr/>
        <w:t>(1), 104–114. https://doi.org/10.1111/j.1558-5646.2008.00516.x</w:t>
      </w:r>
    </w:p>
    <w:p>
      <w:pPr>
        <w:pStyle w:val="Bibliography1"/>
        <w:rPr/>
      </w:pPr>
      <w:r>
        <w:rPr/>
        <w:t xml:space="preserve">Wickham, H. (2016). </w:t>
      </w:r>
      <w:r>
        <w:rPr>
          <w:i/>
        </w:rPr>
        <w:t>ggplot2: Elegant Graphics for Data Analysis</w:t>
      </w:r>
      <w:r>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entury Schoolbook">
    <w:charset w:val="01"/>
    <w:family w:val="roman"/>
    <w:pitch w:val="variable"/>
  </w:font>
  <w:font w:name="Times New Roman">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4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auto"/>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auto"/>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auto"/>
      <w:u w:val="none"/>
    </w:rPr>
  </w:style>
  <w:style w:type="character" w:styleId="ListLabel14">
    <w:name w:val="ListLabel 14"/>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auto"/>
      <w:u w:val="none"/>
    </w:rPr>
  </w:style>
  <w:style w:type="character" w:styleId="ListLabel18">
    <w:name w:val="ListLabel 18"/>
    <w:qFormat/>
    <w:rPr>
      <w:b w:val="false"/>
      <w:i w:val="false"/>
      <w:caps w:val="false"/>
      <w:smallCaps w:val="false"/>
      <w:strike w:val="false"/>
      <w:dstrike w:val="false"/>
      <w:color w:val="auto"/>
      <w:spacing w:val="0"/>
      <w:sz w:val="24"/>
      <w:szCs w:val="24"/>
      <w:u w:val="none"/>
      <w:effect w:val="none"/>
    </w:rPr>
  </w:style>
  <w:style w:type="character" w:styleId="ListLabel19">
    <w:name w:val="ListLabel 19"/>
    <w:qFormat/>
    <w:rPr>
      <w:color w:val="auto"/>
      <w:u w:val="none"/>
    </w:rPr>
  </w:style>
  <w:style w:type="character" w:styleId="ListLabel20">
    <w:name w:val="ListLabel 20"/>
    <w:qFormat/>
    <w:rPr>
      <w:b w:val="false"/>
      <w:i w:val="false"/>
      <w:caps w:val="false"/>
      <w:smallCaps w:val="false"/>
      <w:strike w:val="false"/>
      <w:dstrike w:val="false"/>
      <w:color w:val="auto"/>
      <w:spacing w:val="0"/>
      <w:sz w:val="24"/>
      <w:szCs w:val="24"/>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next w:val="Annotationtext"/>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yperlink" Target="https://doi.org/10.1146/annurev.es.24.110193.001003" TargetMode="External"/><Relationship Id="rId20" Type="http://schemas.openxmlformats.org/officeDocument/2006/relationships/hyperlink" Target="https://doi.org/10.1111/j.1365-294X.2011.05343.x" TargetMode="External"/><Relationship Id="rId21" Type="http://schemas.openxmlformats.org/officeDocument/2006/relationships/hyperlink" Target="https://doi.org/10.1101/690487" TargetMode="Externa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771</TotalTime>
  <Application>LibreOffice/6.1.5.2$Linux_X86_64 LibreOffice_project/10$Build-2</Application>
  <Pages>29</Pages>
  <Words>6250</Words>
  <Characters>35906</Characters>
  <CharactersWithSpaces>42008</CharactersWithSpaces>
  <Paragraphs>150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2020-02-25T18:04:28Z</dcterms:modified>
  <cp:revision>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