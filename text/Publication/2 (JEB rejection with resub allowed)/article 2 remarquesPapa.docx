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284E5" w14:textId="77777777" w:rsidR="00E007B5" w:rsidRDefault="00500889">
      <w:pPr>
        <w:pStyle w:val="Titre1"/>
        <w:spacing w:before="0" w:after="432" w:line="276" w:lineRule="auto"/>
        <w:jc w:val="both"/>
      </w:pPr>
      <w:r>
        <w:t xml:space="preserve">Coupling between tolerance and resistance differs between related </w:t>
      </w:r>
      <w:r>
        <w:rPr>
          <w:i/>
          <w:iCs/>
        </w:rPr>
        <w:t>Eimeria</w:t>
      </w:r>
      <w:r>
        <w:t xml:space="preserve"> parasite species: implications for coevolution with their mouse hosts</w:t>
      </w:r>
    </w:p>
    <w:p w14:paraId="547122DA" w14:textId="77777777" w:rsidR="00E007B5" w:rsidRDefault="00500889">
      <w:pPr>
        <w:pStyle w:val="Titre1"/>
        <w:spacing w:before="0" w:after="115" w:line="276" w:lineRule="auto"/>
        <w:jc w:val="both"/>
      </w:pPr>
      <w:r>
        <w:t>Abstract</w:t>
      </w:r>
    </w:p>
    <w:p w14:paraId="1352F7FD" w14:textId="342710B7" w:rsidR="00E007B5" w:rsidRDefault="00500889">
      <w:r>
        <w:rPr>
          <w:color w:val="000000"/>
        </w:rPr>
        <w:t>Resistance (host capacity to reduce parasite burden) and tolerance (host capacity to reduce impact on its health for a given parasite bu</w:t>
      </w:r>
      <w:r>
        <w:t>rden) manifest two different lines of defense</w:t>
      </w:r>
      <w:del w:id="0" w:author="Thierry Balard" w:date="2020-05-20T11:05:00Z">
        <w:r w:rsidDel="00F812C5">
          <w:delText>s</w:delText>
        </w:r>
      </w:del>
      <w:r>
        <w:t xml:space="preserve">. </w:t>
      </w:r>
      <w:ins w:id="1" w:author="Thierry Balard" w:date="2020-05-20T11:05:00Z">
        <w:r w:rsidR="00F812C5">
          <w:t>Defense au singul</w:t>
        </w:r>
      </w:ins>
      <w:ins w:id="2" w:author="Thierry Balard" w:date="2020-05-20T11:06:00Z">
        <w:r w:rsidR="00F812C5">
          <w:t>ier</w:t>
        </w:r>
      </w:ins>
      <w:ins w:id="3" w:author="Thierry Balard" w:date="2020-05-20T11:05:00Z">
        <w:r w:rsidR="00F812C5">
          <w:t>. Defense est ameic</w:t>
        </w:r>
      </w:ins>
      <w:ins w:id="4" w:author="Thierry Balard" w:date="2020-05-20T11:06:00Z">
        <w:r w:rsidR="00F812C5">
          <w:t xml:space="preserve">ain, defence plus </w:t>
        </w:r>
      </w:ins>
      <w:ins w:id="5" w:author="Thierry Balard" w:date="2020-05-20T11:07:00Z">
        <w:r w:rsidR="00F812C5">
          <w:t xml:space="preserve">British   </w:t>
        </w:r>
      </w:ins>
      <w:r>
        <w:t xml:space="preserve">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14:paraId="6B156843" w14:textId="77777777" w:rsidR="00B23181" w:rsidRDefault="00500889">
      <w:pPr>
        <w:rPr>
          <w:ins w:id="6" w:author="Thierry Balard" w:date="2020-05-20T11:14:00Z"/>
          <w:color w:val="000000"/>
        </w:rPr>
      </w:pPr>
      <w:r>
        <w:t xml:space="preserve">We tested this in infections with two parasite species of genus </w:t>
      </w:r>
      <w:r>
        <w:rPr>
          <w:i/>
        </w:rPr>
        <w:t xml:space="preserve">Eimeria. </w:t>
      </w:r>
      <w:r>
        <w:rPr>
          <w:rFonts w:eastAsia="Century Schoolbook" w:cs="Century Schoolbook"/>
          <w:color w:val="000000"/>
        </w:rPr>
        <w:t>We m</w:t>
      </w:r>
      <w:r>
        <w:t xml:space="preserve">easured proxies for resistance (the </w:t>
      </w:r>
      <w:r>
        <w:rPr>
          <w:color w:val="000000"/>
        </w:rPr>
        <w:t xml:space="preserve">(inverse of) number of parasite transmission stages (oocysts) per gram of feces at the day of maximal shedding) </w:t>
      </w:r>
      <w:r>
        <w:t>and toler</w:t>
      </w:r>
      <w:r>
        <w:rPr>
          <w:color w:val="000000"/>
        </w:rPr>
        <w:t xml:space="preserve">ance (the </w:t>
      </w:r>
      <w:r>
        <w:rPr>
          <w:rFonts w:eastAsia="Century Schoolbook" w:cs="Century Schoolbook"/>
          <w:color w:val="000000"/>
        </w:rPr>
        <w:t xml:space="preserve">slope of maximum relative weight loss compared to day of infection on number of oocysts per gram of feces at the day of maximal shedding for each host strain) </w:t>
      </w:r>
      <w:ins w:id="7" w:author="Thierry Balard" w:date="2020-05-20T11:11:00Z">
        <w:r w:rsidR="00150706">
          <w:rPr>
            <w:rFonts w:eastAsia="Century Schoolbook" w:cs="Century Schoolbook"/>
            <w:color w:val="000000"/>
          </w:rPr>
          <w:t>en première lecture, on ne voit pas bien où sont les abscisses et le</w:t>
        </w:r>
      </w:ins>
      <w:ins w:id="8" w:author="Thierry Balard" w:date="2020-05-20T11:14:00Z">
        <w:r w:rsidR="00B23181">
          <w:rPr>
            <w:rFonts w:eastAsia="Century Schoolbook" w:cs="Century Schoolbook"/>
            <w:color w:val="000000"/>
          </w:rPr>
          <w:t>s</w:t>
        </w:r>
      </w:ins>
      <w:ins w:id="9" w:author="Thierry Balard" w:date="2020-05-20T11:11:00Z">
        <w:r w:rsidR="00150706">
          <w:rPr>
            <w:rFonts w:eastAsia="Century Schoolbook" w:cs="Century Schoolbook"/>
            <w:color w:val="000000"/>
          </w:rPr>
          <w:t xml:space="preserve"> ordonnées</w:t>
        </w:r>
      </w:ins>
      <w:ins w:id="10" w:author="Thierry Balard" w:date="2020-05-20T11:12:00Z">
        <w:r w:rsidR="00150706">
          <w:rPr>
            <w:rFonts w:eastAsia="Century Schoolbook" w:cs="Century Schoolbook"/>
            <w:color w:val="000000"/>
          </w:rPr>
          <w:t xml:space="preserve">, </w:t>
        </w:r>
      </w:ins>
      <w:ins w:id="11" w:author="Thierry Balard" w:date="2020-05-20T11:14:00Z">
        <w:r w:rsidR="00B23181">
          <w:rPr>
            <w:rFonts w:eastAsia="Century Schoolbook" w:cs="Century Schoolbook"/>
            <w:color w:val="000000"/>
          </w:rPr>
          <w:t>L</w:t>
        </w:r>
      </w:ins>
      <w:ins w:id="12" w:author="Thierry Balard" w:date="2020-05-20T11:12:00Z">
        <w:r w:rsidR="00150706">
          <w:rPr>
            <w:rFonts w:eastAsia="Century Schoolbook" w:cs="Century Schoolbook"/>
            <w:color w:val="000000"/>
          </w:rPr>
          <w:t>’ordonnée, c’est maximum relative weight loss compared to day of infection</w:t>
        </w:r>
        <w:r w:rsidR="00150706">
          <w:rPr>
            <w:color w:val="000000"/>
          </w:rPr>
          <w:t xml:space="preserve"> mais quand on lit compared</w:t>
        </w:r>
      </w:ins>
      <w:ins w:id="13" w:author="Thierry Balard" w:date="2020-05-20T11:14:00Z">
        <w:r w:rsidR="00150706">
          <w:rPr>
            <w:color w:val="000000"/>
          </w:rPr>
          <w:t xml:space="preserve"> to</w:t>
        </w:r>
      </w:ins>
      <w:ins w:id="14" w:author="Thierry Balard" w:date="2020-05-20T11:12:00Z">
        <w:r w:rsidR="00150706">
          <w:rPr>
            <w:color w:val="000000"/>
          </w:rPr>
          <w:t>, o</w:t>
        </w:r>
      </w:ins>
      <w:ins w:id="15" w:author="Thierry Balard" w:date="2020-05-20T11:13:00Z">
        <w:r w:rsidR="00150706">
          <w:rPr>
            <w:color w:val="000000"/>
          </w:rPr>
          <w:t xml:space="preserve">n se demande si les abscises sont </w:t>
        </w:r>
      </w:ins>
      <w:ins w:id="16" w:author="Thierry Balard" w:date="2020-05-20T11:14:00Z">
        <w:r w:rsidR="00150706">
          <w:rPr>
            <w:rFonts w:eastAsia="Century Schoolbook" w:cs="Century Schoolbook"/>
            <w:color w:val="000000"/>
          </w:rPr>
          <w:t>day of infection on number of oocysts per gram of feces at the day of maximal shedding for each host strain</w:t>
        </w:r>
        <w:r w:rsidR="00150706">
          <w:rPr>
            <w:color w:val="000000"/>
          </w:rPr>
          <w:t xml:space="preserve"> </w:t>
        </w:r>
      </w:ins>
    </w:p>
    <w:p w14:paraId="719431C4" w14:textId="18DFAEAA" w:rsidR="00B23181" w:rsidRDefault="00B23181">
      <w:pPr>
        <w:rPr>
          <w:ins w:id="17" w:author="Thierry Balard" w:date="2020-05-20T11:14:00Z"/>
          <w:color w:val="000000"/>
        </w:rPr>
      </w:pPr>
      <w:ins w:id="18" w:author="Thierry Balard" w:date="2020-05-20T11:15:00Z">
        <w:r>
          <w:rPr>
            <w:color w:val="000000"/>
          </w:rPr>
          <w:t xml:space="preserve">From serait mieux ? the </w:t>
        </w:r>
        <w:r>
          <w:rPr>
            <w:rFonts w:eastAsia="Century Schoolbook" w:cs="Century Schoolbook"/>
            <w:color w:val="000000"/>
          </w:rPr>
          <w:t>slope of maximum relative weight loss from the day of infection on number of oocysts per gram of feces at the day of maximal shedding for each host strain</w:t>
        </w:r>
      </w:ins>
    </w:p>
    <w:p w14:paraId="710062E0" w14:textId="228F614B" w:rsidR="00E007B5" w:rsidRDefault="00500889">
      <w:r>
        <w:rPr>
          <w:color w:val="000000"/>
        </w:rPr>
        <w:t xml:space="preserve">in four inbred mouse strains belonging to two mouse subspecies, </w:t>
      </w:r>
      <w:r>
        <w:rPr>
          <w:i/>
          <w:iCs/>
          <w:color w:val="000000"/>
        </w:rPr>
        <w:t>Mus musculus domesticus</w:t>
      </w:r>
      <w:r>
        <w:rPr>
          <w:color w:val="000000"/>
        </w:rPr>
        <w:t xml:space="preserve"> and </w:t>
      </w:r>
      <w:r>
        <w:rPr>
          <w:i/>
          <w:iCs/>
          <w:color w:val="000000"/>
        </w:rPr>
        <w:t>M. m. musculus</w:t>
      </w:r>
      <w:r>
        <w:rPr>
          <w:color w:val="000000"/>
        </w:rPr>
        <w:t>.</w:t>
      </w:r>
    </w:p>
    <w:p w14:paraId="36DE0D88" w14:textId="5A194690" w:rsidR="00E007B5" w:rsidRDefault="00500889">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bookmarkStart w:id="19" w:name="__DdeLink__9771_2882270138"/>
      <w:r>
        <w:rPr>
          <w:i/>
          <w:iCs/>
          <w:color w:val="000000"/>
        </w:rPr>
        <w:t>E. ferrisi</w:t>
      </w:r>
      <w:bookmarkEnd w:id="19"/>
      <w:r>
        <w:rPr>
          <w:i/>
          <w:iCs/>
          <w:color w:val="000000"/>
        </w:rPr>
        <w:t>.</w:t>
      </w:r>
      <w:r>
        <w:rPr>
          <w:color w:val="000000"/>
        </w:rPr>
        <w:t xml:space="preserve"> We conclude that resistance and tolerance against the first parasite species might be traded off, but evolve more independently in different mouse </w:t>
      </w:r>
      <w:r>
        <w:rPr>
          <w:color w:val="000000"/>
        </w:rPr>
        <w:lastRenderedPageBreak/>
        <w:t xml:space="preserve">genotypes against the latter. We argue that host evolution can be studied largely irrespective of parasite strains if coupling </w:t>
      </w:r>
      <w:ins w:id="20" w:author="Thierry Balard" w:date="2020-05-20T11:18:00Z">
        <w:r w:rsidR="00B23181">
          <w:rPr>
            <w:color w:val="000000"/>
          </w:rPr>
          <w:t>between resistance and tolerance</w:t>
        </w:r>
        <w:r w:rsidR="00B23181">
          <w:rPr>
            <w:bCs/>
            <w:color w:val="000000"/>
          </w:rPr>
          <w:t xml:space="preserve"> </w:t>
        </w:r>
      </w:ins>
      <w:ins w:id="21" w:author="Thierry Balard" w:date="2020-05-20T11:19:00Z">
        <w:r w:rsidR="00B23181">
          <w:rPr>
            <w:bCs/>
            <w:color w:val="000000"/>
          </w:rPr>
          <w:t>(</w:t>
        </w:r>
      </w:ins>
      <w:ins w:id="22" w:author="Thierry Balard" w:date="2020-05-20T11:18:00Z">
        <w:r w:rsidR="00B23181">
          <w:rPr>
            <w:bCs/>
            <w:color w:val="000000"/>
          </w:rPr>
          <w:t>peut-être à ajouter, quitte à se répéter, p</w:t>
        </w:r>
      </w:ins>
      <w:ins w:id="23" w:author="Thierry Balard" w:date="2020-05-20T11:19:00Z">
        <w:r w:rsidR="00B23181">
          <w:rPr>
            <w:bCs/>
            <w:color w:val="000000"/>
          </w:rPr>
          <w:t xml:space="preserve">our faciliter la lecture, au moins </w:t>
        </w:r>
      </w:ins>
      <w:ins w:id="24" w:author="Thierry Balard" w:date="2020-05-20T11:20:00Z">
        <w:r w:rsidR="00B23181">
          <w:rPr>
            <w:bCs/>
            <w:color w:val="000000"/>
          </w:rPr>
          <w:t>aux</w:t>
        </w:r>
      </w:ins>
      <w:ins w:id="25" w:author="Thierry Balard" w:date="2020-05-20T11:19:00Z">
        <w:r w:rsidR="00B23181">
          <w:rPr>
            <w:bCs/>
            <w:color w:val="000000"/>
          </w:rPr>
          <w:t xml:space="preserve"> personnes souffrant d’Alzheimer sinon </w:t>
        </w:r>
      </w:ins>
      <w:ins w:id="26" w:author="Thierry Balard" w:date="2020-05-20T11:20:00Z">
        <w:r w:rsidR="00B23181">
          <w:rPr>
            <w:bCs/>
            <w:color w:val="000000"/>
          </w:rPr>
          <w:t>à tout le monde ; de plus, ça re</w:t>
        </w:r>
      </w:ins>
      <w:ins w:id="27" w:author="Thierry Balard" w:date="2020-05-20T12:38:00Z">
        <w:r w:rsidR="00E2615F">
          <w:rPr>
            <w:bCs/>
            <w:color w:val="000000"/>
          </w:rPr>
          <w:t>n</w:t>
        </w:r>
      </w:ins>
      <w:ins w:id="28" w:author="Thierry Balard" w:date="2020-05-20T11:20:00Z">
        <w:r w:rsidR="00B23181">
          <w:rPr>
            <w:bCs/>
            <w:color w:val="000000"/>
          </w:rPr>
          <w:t>force rhétoriquement la portée de cette conclu</w:t>
        </w:r>
      </w:ins>
      <w:ins w:id="29" w:author="Thierry Balard" w:date="2020-05-20T11:21:00Z">
        <w:r w:rsidR="00B23181">
          <w:rPr>
            <w:bCs/>
            <w:color w:val="000000"/>
          </w:rPr>
          <w:t>sion)</w:t>
        </w:r>
        <w:r w:rsidR="00E3625A">
          <w:rPr>
            <w:bCs/>
            <w:color w:val="000000"/>
          </w:rPr>
          <w:t xml:space="preserve"> </w:t>
        </w:r>
      </w:ins>
      <w:r>
        <w:rPr>
          <w:color w:val="000000"/>
        </w:rPr>
        <w:t>is absent or weak (</w:t>
      </w:r>
      <w:r>
        <w:rPr>
          <w:i/>
          <w:iCs/>
          <w:color w:val="000000"/>
        </w:rPr>
        <w:t>E. ferrisi</w:t>
      </w:r>
      <w:r>
        <w:rPr>
          <w:color w:val="000000"/>
        </w:rPr>
        <w:t>) but host-parasite coevolution is more likely observable and best studied in a system with coupled tolerance and resistance (</w:t>
      </w:r>
      <w:r>
        <w:rPr>
          <w:i/>
          <w:iCs/>
          <w:color w:val="000000"/>
        </w:rPr>
        <w:t>E. falciformis</w:t>
      </w:r>
      <w:r>
        <w:rPr>
          <w:color w:val="000000"/>
        </w:rPr>
        <w:t xml:space="preserve">). </w:t>
      </w:r>
    </w:p>
    <w:p w14:paraId="7FB9F272" w14:textId="77777777" w:rsidR="00E007B5" w:rsidRDefault="00500889">
      <w:r>
        <w:rPr>
          <w:b/>
          <w:bCs/>
          <w:color w:val="000000"/>
        </w:rPr>
        <w:t>Keywords</w:t>
      </w:r>
      <w:r>
        <w:rPr>
          <w:color w:val="000000"/>
        </w:rPr>
        <w:t>: Resistance, Tolerance, Eimeria, Coevolution</w:t>
      </w:r>
    </w:p>
    <w:p w14:paraId="1B96E9AA" w14:textId="77777777" w:rsidR="00E007B5" w:rsidRDefault="00500889">
      <w:pPr>
        <w:pStyle w:val="Titre1"/>
        <w:tabs>
          <w:tab w:val="left" w:pos="1088"/>
        </w:tabs>
        <w:jc w:val="both"/>
      </w:pPr>
      <w:r>
        <w:rPr>
          <w:bCs/>
        </w:rPr>
        <w:t>Introduction</w:t>
      </w:r>
    </w:p>
    <w:p w14:paraId="078EE81E" w14:textId="77777777" w:rsidR="00E007B5" w:rsidRDefault="00500889">
      <w:pPr>
        <w:tabs>
          <w:tab w:val="left" w:pos="1088"/>
        </w:tabs>
      </w:pPr>
      <w:r>
        <w:rPr>
          <w:bCs/>
        </w:rPr>
        <w:t>H</w:t>
      </w:r>
      <w:r>
        <w:t>ost defence mechanisms evolve to alleviate the detrimental effect of parasites. They can be categorised into two components: resistance and tolera</w:t>
      </w:r>
      <w:r>
        <w:rPr>
          <w:color w:val="auto"/>
        </w:rPr>
        <w:t>nce (</w:t>
      </w:r>
      <w:r>
        <w:rPr>
          <w:bCs/>
          <w:color w:val="auto"/>
        </w:rPr>
        <w:t>Råberg, Graham, &amp; Read, 2009)</w:t>
      </w:r>
      <w:r>
        <w:rPr>
          <w:color w:val="auto"/>
        </w:rPr>
        <w:t xml:space="preserve">. Resistance is the ability of a host to reduce parasite burden, resulting from defence against parasite infection or proliferation early after infection </w:t>
      </w:r>
      <w:r>
        <w:rPr>
          <w:bCs/>
          <w:color w:val="auto"/>
        </w:rPr>
        <w:t>(</w:t>
      </w:r>
      <w:r>
        <w:rPr>
          <w:bCs/>
          <w:color w:val="000000"/>
        </w:rPr>
        <w:t>Schmid-Hempel, 2013</w:t>
      </w:r>
      <w:r>
        <w:rPr>
          <w:bCs/>
          <w:color w:val="auto"/>
        </w:rPr>
        <w:t>)</w:t>
      </w:r>
      <w:r>
        <w:rPr>
          <w:color w:val="auto"/>
        </w:rPr>
        <w:t>. The negative effect of resistance on parasite fitness can lead to anta</w:t>
      </w:r>
      <w:r>
        <w:rPr>
          <w:color w:val="000000"/>
        </w:rPr>
        <w:t>gonistic coevolution.</w:t>
      </w:r>
      <w:r>
        <w:t xml:space="preserve"> According to</w:t>
      </w:r>
      <w:r>
        <w:rPr>
          <w:bCs/>
          <w:color w:val="000000"/>
        </w:rPr>
        <w:t xml:space="preserve"> theoretical models, fluctuating host a</w:t>
      </w:r>
      <w:r>
        <w:rPr>
          <w:bCs/>
          <w:color w:val="auto"/>
        </w:rPr>
        <w:t>nd parasite genotypes arise, and balancing selection maintains resistance alleles polymorphic (Boots, Best, Miller, &amp; White, 2008; Roy &amp; Kirchner 2000)</w:t>
      </w:r>
      <w:r>
        <w:rPr>
          <w:bCs/>
          <w:color w:val="666666"/>
        </w:rPr>
        <w:t>.</w:t>
      </w:r>
      <w:r>
        <w:rPr>
          <w:bCs/>
          <w:color w:val="auto"/>
        </w:rPr>
        <w:t xml:space="preserve"> Resis</w:t>
      </w:r>
      <w:r>
        <w:rPr>
          <w:bCs/>
          <w:color w:val="000000"/>
        </w:rPr>
        <w:t>tance has been the classical “catch all” measure for host-parasite systems, but recently it has been shown to be incomplete, especially with respect to potential fitness effects on the ho</w:t>
      </w:r>
      <w:r>
        <w:rPr>
          <w:bCs/>
          <w:color w:val="auto"/>
        </w:rPr>
        <w:t>st (Kutzer &amp; Armitage, 2016; Råberg et al., 2009).</w:t>
      </w:r>
    </w:p>
    <w:p w14:paraId="106B73B5" w14:textId="294C258E" w:rsidR="00E007B5" w:rsidRDefault="00500889">
      <w:pPr>
        <w:tabs>
          <w:tab w:val="left" w:pos="1088"/>
        </w:tabs>
      </w:pPr>
      <w:r>
        <w:rPr>
          <w:bCs/>
          <w:color w:val="000000"/>
        </w:rPr>
        <w:t>Disease tolerance (not to be confused from “immunological tolerance”, unresponsiveness to self antigens; Medzhitov, Schneider, &amp; Soares, 2012) is the ability of the host to limit the impact of parasite on its fitness (</w:t>
      </w:r>
      <w:r>
        <w:rPr>
          <w:bCs/>
          <w:color w:val="auto"/>
        </w:rPr>
        <w:t>Råberg et al., 2009; Vale &amp; Little, 2012; Kutzer &amp; Armitage, 2016</w:t>
      </w:r>
      <w:r>
        <w:rPr>
          <w:bCs/>
          <w:color w:val="000000"/>
        </w:rPr>
        <w:t xml:space="preserve">). By potentially providing a longer-living niche, this defence mechanism improves, or at least does not deteriorate, the fitness of the parasite. Tolerance alleles are thus predicted by theoretical </w:t>
      </w:r>
      <w:r>
        <w:rPr>
          <w:bCs/>
          <w:color w:val="000000"/>
        </w:rPr>
        <w:lastRenderedPageBreak/>
        <w:t>models to evolve to fixation due to positive feedback loops (</w:t>
      </w:r>
      <w:r>
        <w:rPr>
          <w:bCs/>
          <w:color w:val="auto"/>
        </w:rPr>
        <w:t xml:space="preserve">Boots et al., 2008; </w:t>
      </w:r>
      <w:r>
        <w:rPr>
          <w:rStyle w:val="Accentuation"/>
          <w:bCs/>
          <w:i w:val="0"/>
          <w:iCs w:val="0"/>
          <w:color w:val="auto"/>
        </w:rPr>
        <w:t xml:space="preserve">Restif &amp; Koella, 2004; </w:t>
      </w:r>
      <w:r>
        <w:rPr>
          <w:bCs/>
          <w:color w:val="000000"/>
        </w:rPr>
        <w:t>Roy &amp; Kirchner 2000</w:t>
      </w:r>
      <w:r>
        <w:rPr>
          <w:bCs/>
          <w:color w:val="auto"/>
        </w:rPr>
        <w:t>)</w:t>
      </w:r>
      <w:r>
        <w:rPr>
          <w:bCs/>
          <w:color w:val="000000"/>
        </w:rPr>
        <w:t xml:space="preserve">. From a mechanistic perspective tolerance alleviates direct or indirect </w:t>
      </w:r>
      <w:ins w:id="30" w:author="Thierry Balard" w:date="2020-05-20T11:27:00Z">
        <w:r w:rsidR="008A788E">
          <w:rPr>
            <w:bCs/>
            <w:color w:val="auto"/>
          </w:rPr>
          <w:t>damage</w:t>
        </w:r>
        <w:r w:rsidR="008A788E">
          <w:rPr>
            <w:bCs/>
            <w:color w:val="000000"/>
          </w:rPr>
          <w:t xml:space="preserve"> </w:t>
        </w:r>
      </w:ins>
      <w:r>
        <w:rPr>
          <w:bCs/>
          <w:color w:val="000000"/>
        </w:rPr>
        <w:t>(e.g. excessive immune respo</w:t>
      </w:r>
      <w:r>
        <w:rPr>
          <w:bCs/>
          <w:color w:val="auto"/>
        </w:rPr>
        <w:t xml:space="preserve">nse underlying resistance against parasites, called immunopathology; Graham, Allen, &amp; Read, 2005) </w:t>
      </w:r>
      <w:del w:id="31" w:author="Thierry Balard" w:date="2020-05-20T11:27:00Z">
        <w:r w:rsidDel="008A788E">
          <w:rPr>
            <w:bCs/>
            <w:color w:val="auto"/>
          </w:rPr>
          <w:delText xml:space="preserve">damage </w:delText>
        </w:r>
      </w:del>
      <w:r>
        <w:rPr>
          <w:bCs/>
          <w:color w:val="auto"/>
        </w:rPr>
        <w:t>caused by parasites (</w:t>
      </w:r>
      <w:r>
        <w:rPr>
          <w:rStyle w:val="Accentuation"/>
          <w:bCs/>
          <w:i w:val="0"/>
          <w:color w:val="auto"/>
        </w:rPr>
        <w:t>Råberg et al., 2009</w:t>
      </w:r>
      <w:r>
        <w:rPr>
          <w:bCs/>
          <w:color w:val="auto"/>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Accentuation"/>
          <w:bCs/>
          <w:i w:val="0"/>
          <w:iCs w:val="0"/>
          <w:color w:val="000000"/>
        </w:rPr>
        <w:t>The resulting metabolic costs of resistance and tolerance, with and without parasite infection, determine the optimal (steady state and infection ineducable</w:t>
      </w:r>
      <w:ins w:id="32" w:author="Thierry Balard" w:date="2020-05-20T11:34:00Z">
        <w:r w:rsidR="009A5105">
          <w:rPr>
            <w:rStyle w:val="Accentuation"/>
            <w:bCs/>
            <w:i w:val="0"/>
            <w:iCs w:val="0"/>
            <w:color w:val="000000"/>
          </w:rPr>
          <w:t xml:space="preserve"> </w:t>
        </w:r>
      </w:ins>
      <w:ins w:id="33" w:author="Thierry Balard" w:date="2020-05-20T11:35:00Z">
        <w:r w:rsidR="009A5105">
          <w:rPr>
            <w:rStyle w:val="Accentuation"/>
            <w:bCs/>
            <w:i w:val="0"/>
            <w:iCs w:val="0"/>
            <w:color w:val="000000"/>
          </w:rPr>
          <w:t>in</w:t>
        </w:r>
      </w:ins>
      <w:ins w:id="34" w:author="Thierry Balard" w:date="2020-05-20T12:38:00Z">
        <w:r w:rsidR="00E2615F">
          <w:rPr>
            <w:rStyle w:val="Accentuation"/>
            <w:bCs/>
            <w:i w:val="0"/>
            <w:iCs w:val="0"/>
            <w:color w:val="000000"/>
          </w:rPr>
          <w:t>e</w:t>
        </w:r>
      </w:ins>
      <w:ins w:id="35" w:author="Thierry Balard" w:date="2020-05-20T11:35:00Z">
        <w:r w:rsidR="009A5105">
          <w:rPr>
            <w:rStyle w:val="Accentuation"/>
            <w:bCs/>
            <w:i w:val="0"/>
            <w:iCs w:val="0"/>
            <w:color w:val="000000"/>
          </w:rPr>
          <w:t>duc</w:t>
        </w:r>
      </w:ins>
      <w:ins w:id="36" w:author="Thierry Balard" w:date="2020-05-20T12:38:00Z">
        <w:r w:rsidR="00E2615F">
          <w:rPr>
            <w:rStyle w:val="Accentuation"/>
            <w:bCs/>
            <w:i w:val="0"/>
            <w:iCs w:val="0"/>
            <w:color w:val="000000"/>
          </w:rPr>
          <w:t>a</w:t>
        </w:r>
      </w:ins>
      <w:ins w:id="37" w:author="Thierry Balard" w:date="2020-05-20T11:35:00Z">
        <w:r w:rsidR="009A5105">
          <w:rPr>
            <w:rStyle w:val="Accentuation"/>
            <w:bCs/>
            <w:i w:val="0"/>
            <w:iCs w:val="0"/>
            <w:color w:val="000000"/>
          </w:rPr>
          <w:t>ble signifie ineluctable ?</w:t>
        </w:r>
      </w:ins>
      <w:r>
        <w:rPr>
          <w:rStyle w:val="Accentuation"/>
          <w:bCs/>
          <w:i w:val="0"/>
          <w:iCs w:val="0"/>
          <w:color w:val="000000"/>
        </w:rPr>
        <w:t>) extent and of both immune defences (S</w:t>
      </w:r>
      <w:r>
        <w:rPr>
          <w:rStyle w:val="Accentuation"/>
          <w:bCs/>
          <w:i w:val="0"/>
          <w:iCs w:val="0"/>
          <w:color w:val="auto"/>
        </w:rPr>
        <w:t>heldon &amp; Verhulst, 1996).</w:t>
      </w:r>
    </w:p>
    <w:p w14:paraId="0542B210" w14:textId="77777777" w:rsidR="00E007B5" w:rsidRDefault="00500889">
      <w:pPr>
        <w:tabs>
          <w:tab w:val="left" w:pos="1088"/>
        </w:tabs>
      </w:pPr>
      <w:r>
        <w:rPr>
          <w:rStyle w:val="Accentuation"/>
          <w:bCs/>
          <w:i w:val="0"/>
          <w:iCs w:val="0"/>
          <w:color w:val="auto"/>
        </w:rPr>
        <w:t xml:space="preserve">Resistance and tolerance can be positively associated if they involve the same metabolic pathway, as was shown in the plant model </w:t>
      </w:r>
      <w:r>
        <w:rPr>
          <w:rStyle w:val="Accentuation"/>
          <w:bCs/>
          <w:color w:val="auto"/>
        </w:rPr>
        <w:t>Arabidopsis thaliana</w:t>
      </w:r>
      <w:r>
        <w:rPr>
          <w:rStyle w:val="Accentuation"/>
          <w:bCs/>
          <w:i w:val="0"/>
          <w:iCs w:val="0"/>
          <w:color w:val="auto"/>
        </w:rPr>
        <w:t xml:space="preserve"> in response against herbivory</w:t>
      </w:r>
      <w:r>
        <w:rPr>
          <w:rStyle w:val="Accentuation"/>
          <w:bCs/>
          <w:color w:val="auto"/>
        </w:rPr>
        <w:t xml:space="preserve"> </w:t>
      </w:r>
      <w:r>
        <w:rPr>
          <w:rStyle w:val="Accentuation"/>
          <w:bCs/>
          <w:i w:val="0"/>
          <w:iCs w:val="0"/>
          <w:color w:val="auto"/>
        </w:rPr>
        <w:t xml:space="preserve">(Mesa, Scholes, Juvik, &amp; Paige, 2017). </w:t>
      </w:r>
      <w:r>
        <w:rPr>
          <w:color w:val="auto"/>
        </w:rPr>
        <w:t xml:space="preserve">In animals, </w:t>
      </w:r>
      <w:r>
        <w:rPr>
          <w:rStyle w:val="Accentuation"/>
          <w:bCs/>
          <w:i w:val="0"/>
          <w:iCs w:val="0"/>
          <w:color w:val="auto"/>
        </w:rPr>
        <w:t xml:space="preserve">genetic association studies of resistance and tolerance of </w:t>
      </w:r>
      <w:r>
        <w:rPr>
          <w:rStyle w:val="Accentuation"/>
          <w:bCs/>
          <w:color w:val="auto"/>
        </w:rPr>
        <w:t>Drosophila melanogaster</w:t>
      </w:r>
      <w:r>
        <w:rPr>
          <w:rStyle w:val="Accentuation"/>
          <w:bCs/>
          <w:i w:val="0"/>
          <w:iCs w:val="0"/>
          <w:color w:val="auto"/>
        </w:rPr>
        <w:t xml:space="preserve"> against the bacterium </w:t>
      </w:r>
      <w:r>
        <w:rPr>
          <w:rStyle w:val="Accentuation"/>
          <w:bCs/>
          <w:color w:val="auto"/>
        </w:rPr>
        <w:t>Providencia rettgeri</w:t>
      </w:r>
      <w:r>
        <w:rPr>
          <w:rStyle w:val="Accentuation"/>
          <w:bCs/>
          <w:i w:val="0"/>
          <w:iCs w:val="0"/>
          <w:color w:val="auto"/>
        </w:rPr>
        <w:t xml:space="preserve"> have shown positively correlated genetic effects, as the same loci were associated with changes of both traits in the same direction (Howick &amp; Lazzaro, 2017).</w:t>
      </w:r>
    </w:p>
    <w:p w14:paraId="6AB5B1FA" w14:textId="58E7E932" w:rsidR="00E007B5" w:rsidRDefault="00500889">
      <w:pPr>
        <w:tabs>
          <w:tab w:val="left" w:pos="1088"/>
        </w:tabs>
      </w:pPr>
      <w:r>
        <w:rPr>
          <w:rStyle w:val="Accentuation"/>
          <w:bCs/>
          <w:i w:val="0"/>
          <w:iCs w:val="0"/>
          <w:color w:val="auto"/>
        </w:rPr>
        <w:t>Nevertheless, r</w:t>
      </w:r>
      <w:r>
        <w:rPr>
          <w:bCs/>
          <w:color w:val="auto"/>
        </w:rPr>
        <w:t>esistance and tolerance can also be genetically and physiologically independent, involving differen</w:t>
      </w:r>
      <w:r>
        <w:rPr>
          <w:color w:val="auto"/>
        </w:rPr>
        <w:t xml:space="preserve">t </w:t>
      </w:r>
      <w:r>
        <w:rPr>
          <w:rStyle w:val="Accentuation"/>
          <w:i w:val="0"/>
          <w:iCs w:val="0"/>
          <w:color w:val="auto"/>
        </w:rPr>
        <w:t>proximate mechanisms. L</w:t>
      </w:r>
      <w:r>
        <w:rPr>
          <w:rStyle w:val="Accentuation"/>
          <w:bCs/>
          <w:i w:val="0"/>
          <w:iCs w:val="0"/>
          <w:color w:val="auto"/>
        </w:rPr>
        <w:t xml:space="preserve">ack of correlation between both defences </w:t>
      </w:r>
      <w:ins w:id="38" w:author="Thierry Balard" w:date="2020-05-20T11:37:00Z">
        <w:r w:rsidR="009A5105">
          <w:rPr>
            <w:rStyle w:val="Accentuation"/>
            <w:bCs/>
            <w:i w:val="0"/>
            <w:iCs w:val="0"/>
            <w:color w:val="auto"/>
          </w:rPr>
          <w:t xml:space="preserve">voir plus haut, defense ou defence </w:t>
        </w:r>
      </w:ins>
      <w:r>
        <w:rPr>
          <w:rStyle w:val="Accentuation"/>
          <w:bCs/>
          <w:i w:val="0"/>
          <w:iCs w:val="0"/>
          <w:color w:val="auto"/>
        </w:rPr>
        <w:t xml:space="preserve">was shown for example in monarch butterflies </w:t>
      </w:r>
      <w:r>
        <w:rPr>
          <w:rStyle w:val="Accentuation"/>
          <w:bCs/>
          <w:i w:val="0"/>
          <w:color w:val="auto"/>
          <w:szCs w:val="16"/>
        </w:rPr>
        <w:t>(</w:t>
      </w:r>
      <w:r>
        <w:rPr>
          <w:rStyle w:val="Accentuation"/>
          <w:bCs/>
          <w:color w:val="auto"/>
          <w:szCs w:val="16"/>
        </w:rPr>
        <w:t>Danaus plexippus</w:t>
      </w:r>
      <w:r>
        <w:rPr>
          <w:rStyle w:val="Accentuation"/>
          <w:bCs/>
          <w:i w:val="0"/>
          <w:color w:val="auto"/>
          <w:szCs w:val="16"/>
        </w:rPr>
        <w:t xml:space="preserve">) infected by the protozoan parasite </w:t>
      </w:r>
      <w:r>
        <w:rPr>
          <w:rStyle w:val="Accentuation"/>
          <w:bCs/>
          <w:color w:val="auto"/>
          <w:szCs w:val="16"/>
        </w:rPr>
        <w:t>Ophryocystis elektroscirrha</w:t>
      </w:r>
      <w:r>
        <w:rPr>
          <w:rStyle w:val="Accentuation"/>
          <w:bCs/>
          <w:i w:val="0"/>
          <w:color w:val="auto"/>
          <w:szCs w:val="16"/>
        </w:rPr>
        <w:t xml:space="preserve">. This study found genetic variation in resistance between butterflies families, but a fixed tolerance </w:t>
      </w:r>
      <w:r>
        <w:rPr>
          <w:rStyle w:val="Accentuation"/>
          <w:bCs/>
          <w:i w:val="0"/>
          <w:color w:val="auto"/>
        </w:rPr>
        <w:t xml:space="preserve">(Lefèvre, Williams, &amp; de Roode, 2010). Similarly, no correlation could be found between resistance and tolerance </w:t>
      </w:r>
      <w:r>
        <w:rPr>
          <w:rStyle w:val="Accentuation"/>
          <w:bCs/>
          <w:i w:val="0"/>
          <w:iCs w:val="0"/>
          <w:color w:val="auto"/>
        </w:rPr>
        <w:t xml:space="preserve">for the fish </w:t>
      </w:r>
      <w:r>
        <w:rPr>
          <w:rStyle w:val="Accentuation"/>
          <w:bCs/>
          <w:color w:val="auto"/>
        </w:rPr>
        <w:t>Leuciscus burdigalensis</w:t>
      </w:r>
      <w:r>
        <w:rPr>
          <w:rStyle w:val="Accentuation"/>
          <w:bCs/>
          <w:i w:val="0"/>
          <w:iCs w:val="0"/>
          <w:color w:val="auto"/>
        </w:rPr>
        <w:t xml:space="preserve"> in response to infection with its parasite </w:t>
      </w:r>
      <w:r>
        <w:rPr>
          <w:rStyle w:val="Accentuation"/>
          <w:bCs/>
          <w:color w:val="auto"/>
        </w:rPr>
        <w:t>Tracheliastes polycolpus</w:t>
      </w:r>
      <w:r>
        <w:rPr>
          <w:rStyle w:val="Accentuation"/>
          <w:bCs/>
          <w:i w:val="0"/>
          <w:iCs w:val="0"/>
          <w:color w:val="auto"/>
        </w:rPr>
        <w:t xml:space="preserve">. The authors explain the decoupling of both defences by the fact that, </w:t>
      </w:r>
      <w:r>
        <w:rPr>
          <w:rStyle w:val="Accentuation"/>
          <w:bCs/>
          <w:i w:val="0"/>
          <w:iCs w:val="0"/>
          <w:color w:val="auto"/>
        </w:rPr>
        <w:lastRenderedPageBreak/>
        <w:t>in this system, tolerance likely involves wound repair rather than immune regulation, making resistance and tolerance mechanisms independent (</w:t>
      </w:r>
      <w:r>
        <w:rPr>
          <w:rStyle w:val="Accentuation"/>
          <w:bCs/>
          <w:i w:val="0"/>
          <w:color w:val="auto"/>
        </w:rPr>
        <w:t>Mazé-Guilmo, Loot, Páez, Lefèvre, &amp; Blanchet, 2014</w:t>
      </w:r>
      <w:r>
        <w:rPr>
          <w:rStyle w:val="Accentuation"/>
          <w:bCs/>
          <w:i w:val="0"/>
          <w:iCs w:val="0"/>
          <w:color w:val="auto"/>
        </w:rPr>
        <w:t>).</w:t>
      </w:r>
    </w:p>
    <w:p w14:paraId="5779BD6E" w14:textId="77777777" w:rsidR="00E007B5" w:rsidRDefault="00500889">
      <w:pPr>
        <w:tabs>
          <w:tab w:val="left" w:pos="1088"/>
        </w:tabs>
      </w:pPr>
      <w:r>
        <w:rPr>
          <w:rStyle w:val="Accentuation"/>
          <w:bCs/>
          <w:i w:val="0"/>
          <w:iCs w:val="0"/>
          <w:color w:val="auto"/>
        </w:rPr>
        <w:t>Eventually, in other systems, resistance and tolerance have been found negatively correlated. For examples, i</w:t>
      </w:r>
      <w:r>
        <w:rPr>
          <w:bCs/>
          <w:color w:val="auto"/>
        </w:rPr>
        <w:t xml:space="preserve">nbred laboratory mouse strains lose weight upon infection with </w:t>
      </w:r>
      <w:r>
        <w:rPr>
          <w:bCs/>
          <w:i/>
          <w:color w:val="auto"/>
        </w:rPr>
        <w:t>Plasmodium chabaudi.</w:t>
      </w:r>
      <w:r>
        <w:rPr>
          <w:bCs/>
          <w:color w:val="auto"/>
        </w:rPr>
        <w:t xml:space="preserve"> The exten</w:t>
      </w:r>
      <w:r>
        <w:rPr>
          <w:bCs/>
          <w:color w:val="000000"/>
        </w:rPr>
        <w:t>t of this impact on host health is negatively correlated with the peak number of parasites found in the blood (Råberg, Sim, &amp; Read, 20</w:t>
      </w:r>
      <w:r>
        <w:rPr>
          <w:bCs/>
          <w:color w:val="auto"/>
        </w:rPr>
        <w:t>07), meaning that mouse strains with higher resistance present lower tolerance. Similarly, infections of sea trout (</w:t>
      </w:r>
      <w:r>
        <w:rPr>
          <w:rStyle w:val="Accentuation"/>
          <w:bCs/>
          <w:color w:val="auto"/>
        </w:rPr>
        <w:t>Salmo trutta trutta)</w:t>
      </w:r>
      <w:r>
        <w:rPr>
          <w:bCs/>
          <w:color w:val="auto"/>
        </w:rPr>
        <w:t xml:space="preserve"> and Atlantic salmon (</w:t>
      </w:r>
      <w:r>
        <w:rPr>
          <w:rStyle w:val="Accentuation"/>
          <w:bCs/>
          <w:color w:val="auto"/>
        </w:rPr>
        <w:t xml:space="preserve">Salmo salar) </w:t>
      </w:r>
      <w:r>
        <w:rPr>
          <w:rStyle w:val="Accentuation"/>
          <w:bCs/>
          <w:i w:val="0"/>
          <w:iCs w:val="0"/>
          <w:color w:val="auto"/>
        </w:rPr>
        <w:t xml:space="preserve">with the </w:t>
      </w:r>
      <w:r>
        <w:rPr>
          <w:bCs/>
          <w:color w:val="auto"/>
        </w:rPr>
        <w:t xml:space="preserve">trematode </w:t>
      </w:r>
      <w:r>
        <w:rPr>
          <w:rStyle w:val="Accentuation"/>
          <w:bCs/>
          <w:color w:val="auto"/>
        </w:rPr>
        <w:t xml:space="preserve">Diplostomum pseudospathaceum </w:t>
      </w:r>
      <w:r>
        <w:rPr>
          <w:rStyle w:val="Accentuation"/>
          <w:bCs/>
          <w:i w:val="0"/>
          <w:color w:val="auto"/>
        </w:rPr>
        <w:t xml:space="preserve">showed that resistance and tolerance were negatively correlated when assessing mean levels of both traits in different host populations (Klemme </w:t>
      </w:r>
      <w:bookmarkStart w:id="39" w:name="__DdeLink__5071_1669104562"/>
      <w:bookmarkEnd w:id="39"/>
      <w:r>
        <w:rPr>
          <w:rStyle w:val="Accentuation"/>
          <w:bCs/>
          <w:i w:val="0"/>
          <w:color w:val="auto"/>
        </w:rPr>
        <w:t xml:space="preserve">&amp; Karvonen, 2016). This is interpreted as a result of trade-off between resistance and tolerance </w:t>
      </w:r>
      <w:r>
        <w:rPr>
          <w:rStyle w:val="Accentuation"/>
          <w:bCs/>
          <w:i w:val="0"/>
          <w:iCs w:val="0"/>
          <w:color w:val="auto"/>
          <w:kern w:val="0"/>
        </w:rPr>
        <w:t>(</w:t>
      </w:r>
      <w:r>
        <w:rPr>
          <w:rStyle w:val="Accentuation"/>
          <w:bCs/>
          <w:i w:val="0"/>
          <w:iCs w:val="0"/>
          <w:color w:val="000000"/>
          <w:kern w:val="0"/>
        </w:rPr>
        <w:t>S</w:t>
      </w:r>
      <w:r>
        <w:rPr>
          <w:rStyle w:val="Accentuation"/>
          <w:bCs/>
          <w:i w:val="0"/>
          <w:iCs w:val="0"/>
          <w:color w:val="auto"/>
          <w:kern w:val="0"/>
        </w:rPr>
        <w:t xml:space="preserve">heldon &amp; Verhulst, 1996; Restif &amp; Koella, 2004; </w:t>
      </w:r>
      <w:r>
        <w:rPr>
          <w:rStyle w:val="Accentuation"/>
          <w:bCs/>
          <w:i w:val="0"/>
          <w:iCs w:val="0"/>
          <w:color w:val="000000"/>
          <w:kern w:val="0"/>
        </w:rPr>
        <w:t>Råberg et al., 2009</w:t>
      </w:r>
      <w:r>
        <w:rPr>
          <w:rStyle w:val="Accentuation"/>
          <w:bCs/>
          <w:i w:val="0"/>
          <w:iCs w:val="0"/>
          <w:color w:val="auto"/>
          <w:kern w:val="0"/>
        </w:rPr>
        <w:t>).</w:t>
      </w:r>
    </w:p>
    <w:p w14:paraId="7464F73B" w14:textId="7148D24A" w:rsidR="00E007B5" w:rsidRDefault="00500889">
      <w:pPr>
        <w:tabs>
          <w:tab w:val="left" w:pos="1088"/>
        </w:tabs>
        <w:spacing w:before="113"/>
      </w:pPr>
      <w:r>
        <w:rPr>
          <w:rStyle w:val="Accentuation"/>
          <w:bCs/>
          <w:i w:val="0"/>
          <w:iCs w:val="0"/>
          <w:color w:val="auto"/>
        </w:rPr>
        <w:t xml:space="preserve">We have seen that resistance and tolerance can be (1) uncoupled (independent), (2) positively correlated (involving same genes and </w:t>
      </w:r>
      <w:ins w:id="40" w:author="Thierry Balard" w:date="2020-05-20T11:39:00Z">
        <w:r w:rsidR="009A5105">
          <w:rPr>
            <w:rStyle w:val="Accentuation"/>
            <w:bCs/>
            <w:i w:val="0"/>
            <w:iCs w:val="0"/>
            <w:color w:val="auto"/>
          </w:rPr>
          <w:t xml:space="preserve">(ou and/or ?) </w:t>
        </w:r>
      </w:ins>
      <w:r>
        <w:rPr>
          <w:rStyle w:val="Accentuation"/>
          <w:bCs/>
          <w:i w:val="0"/>
          <w:iCs w:val="0"/>
          <w:color w:val="auto"/>
        </w:rPr>
        <w:t xml:space="preserve">mechanisms), or (3) negatively correlated (traded-off). </w:t>
      </w:r>
      <w:r>
        <w:rPr>
          <w:rStyle w:val="Accentuation"/>
          <w:bCs/>
          <w:i w:val="0"/>
          <w:iCs w:val="0"/>
          <w:color w:val="000000"/>
        </w:rPr>
        <w:t xml:space="preserve">Theoretical models show that coupling between resistance and tolerance (or absence thereof) depends not only on the host but also on the parasite (Carval &amp; Ferriere, 2010). </w:t>
      </w:r>
      <w:r>
        <w:rPr>
          <w:bCs/>
          <w:color w:val="000000"/>
        </w:rPr>
        <w:t xml:space="preserve">Here, we tested differences in the resistance-tolerance coupling upon infection with two closely related parasite species. We infected four inbred mouse strains representative of two house mouse subspecies, </w:t>
      </w:r>
      <w:r>
        <w:rPr>
          <w:bCs/>
          <w:i/>
          <w:color w:val="000000"/>
        </w:rPr>
        <w:t>M. m. domesticus</w:t>
      </w:r>
      <w:r>
        <w:rPr>
          <w:bCs/>
          <w:color w:val="000000"/>
        </w:rPr>
        <w:t xml:space="preserve"> and </w:t>
      </w:r>
      <w:r>
        <w:rPr>
          <w:bCs/>
          <w:i/>
          <w:color w:val="000000"/>
        </w:rPr>
        <w:t>M. m. musculus</w:t>
      </w:r>
      <w:r>
        <w:rPr>
          <w:bCs/>
          <w:color w:val="000000"/>
        </w:rPr>
        <w:t>, with three parasite isolates representative of two naturally occur</w:t>
      </w:r>
      <w:ins w:id="41" w:author="Thierry Balard" w:date="2020-05-20T11:43:00Z">
        <w:r w:rsidR="00AB7C6A">
          <w:rPr>
            <w:bCs/>
            <w:color w:val="000000"/>
          </w:rPr>
          <w:t>r</w:t>
        </w:r>
      </w:ins>
      <w:r>
        <w:rPr>
          <w:bCs/>
          <w:color w:val="000000"/>
        </w:rPr>
        <w:t xml:space="preserve">ing parasite species, the protozoan parasite </w:t>
      </w:r>
      <w:r>
        <w:rPr>
          <w:bCs/>
          <w:i/>
          <w:iCs/>
          <w:color w:val="000000"/>
        </w:rPr>
        <w:t>Eimeria ferrisi</w:t>
      </w:r>
      <w:r>
        <w:rPr>
          <w:bCs/>
          <w:color w:val="000000"/>
        </w:rPr>
        <w:t xml:space="preserve"> and </w:t>
      </w:r>
      <w:r>
        <w:rPr>
          <w:bCs/>
          <w:i/>
          <w:iCs/>
          <w:color w:val="000000"/>
        </w:rPr>
        <w:t xml:space="preserve">E. falciformis </w:t>
      </w:r>
      <w:r>
        <w:rPr>
          <w:bCs/>
          <w:color w:val="000000"/>
        </w:rPr>
        <w:t xml:space="preserve">(Jarquín-Díaz et al. 2019). </w:t>
      </w:r>
      <w:r>
        <w:rPr>
          <w:bCs/>
          <w:i/>
          <w:iCs/>
          <w:color w:val="000000"/>
        </w:rPr>
        <w:t xml:space="preserve">Eimeria </w:t>
      </w:r>
      <w:r>
        <w:rPr>
          <w:bCs/>
          <w:color w:val="000000"/>
        </w:rPr>
        <w:t xml:space="preserve">spp. are monoxenous parasites that expand asexually and reproduce sexually in intestinal epithelial cells, leading to malabsorption of nutrients, tissue damage and weight loss (Chapman et al., 2013). The evolutionary history </w:t>
      </w:r>
      <w:r>
        <w:rPr>
          <w:bCs/>
          <w:color w:val="000000"/>
        </w:rPr>
        <w:lastRenderedPageBreak/>
        <w:t xml:space="preserve">of these different </w:t>
      </w:r>
      <w:r>
        <w:rPr>
          <w:bCs/>
          <w:i/>
          <w:iCs/>
          <w:color w:val="000000"/>
        </w:rPr>
        <w:t>Eimeria</w:t>
      </w:r>
      <w:r>
        <w:rPr>
          <w:bCs/>
          <w:color w:val="000000"/>
        </w:rPr>
        <w:t xml:space="preserve"> species in the two house mouse subspecies is unknown and it is unclear whether subspecies-specific adaptation exists in one or the other. We tested (1) if coupling between resistance and tolerance of each host differs between both parasite species; and (2) local adaptation of </w:t>
      </w:r>
      <w:r>
        <w:rPr>
          <w:bCs/>
          <w:i/>
          <w:iCs/>
          <w:color w:val="000000"/>
        </w:rPr>
        <w:t>E. ferrisi</w:t>
      </w:r>
      <w:r>
        <w:rPr>
          <w:bCs/>
          <w:color w:val="000000"/>
        </w:rPr>
        <w:t xml:space="preserve"> using a parasite isolated in a </w:t>
      </w:r>
      <w:r>
        <w:rPr>
          <w:bCs/>
          <w:i/>
          <w:color w:val="000000"/>
        </w:rPr>
        <w:t>M. m. domesticus</w:t>
      </w:r>
      <w:r>
        <w:rPr>
          <w:bCs/>
          <w:color w:val="000000"/>
        </w:rPr>
        <w:t xml:space="preserve"> host and one in a </w:t>
      </w:r>
      <w:r>
        <w:rPr>
          <w:bCs/>
          <w:i/>
          <w:color w:val="000000"/>
        </w:rPr>
        <w:t>M. m. musculus</w:t>
      </w:r>
      <w:r>
        <w:rPr>
          <w:bCs/>
          <w:color w:val="000000"/>
        </w:rPr>
        <w:t xml:space="preserve"> host.</w:t>
      </w:r>
    </w:p>
    <w:p w14:paraId="606D7D34" w14:textId="77777777" w:rsidR="00E007B5" w:rsidRDefault="00500889">
      <w:pPr>
        <w:pStyle w:val="Titre1"/>
      </w:pPr>
      <w:bookmarkStart w:id="42" w:name="_3znysh7"/>
      <w:bookmarkEnd w:id="42"/>
      <w:r>
        <w:t>Material and methods</w:t>
      </w:r>
    </w:p>
    <w:p w14:paraId="63692DF2" w14:textId="77777777" w:rsidR="00E007B5" w:rsidRDefault="00500889">
      <w:pPr>
        <w:pStyle w:val="Titre2"/>
        <w:jc w:val="both"/>
      </w:pPr>
      <w:r>
        <w:t>Parasite isolates</w:t>
      </w:r>
    </w:p>
    <w:p w14:paraId="551498FF" w14:textId="21CC9429" w:rsidR="00E007B5" w:rsidRDefault="00500889">
      <w:r>
        <w:rPr>
          <w:color w:val="000000"/>
        </w:rPr>
        <w:t xml:space="preserve">The three parasite isolates used in this study were isolated from feces of three different </w:t>
      </w:r>
      <w:r>
        <w:rPr>
          <w:bCs/>
          <w:i/>
          <w:color w:val="000000"/>
          <w:kern w:val="0"/>
        </w:rPr>
        <w:t>M. m. domesticus/M. m. musculus</w:t>
      </w:r>
      <w:r>
        <w:rPr>
          <w:bCs/>
          <w:color w:val="000000"/>
          <w:kern w:val="0"/>
        </w:rPr>
        <w:t xml:space="preserve"> hybrid mice </w:t>
      </w:r>
      <w:r>
        <w:rPr>
          <w:color w:val="000000"/>
        </w:rPr>
        <w:t xml:space="preserve">captured in Brandenburg, Germany, in 2016 (capture permit No. 2347/35/2014). The parasite isolates belong to both the most prevalent </w:t>
      </w:r>
      <w:r>
        <w:rPr>
          <w:i/>
          <w:color w:val="000000"/>
        </w:rPr>
        <w:t xml:space="preserve">Eimeria </w:t>
      </w:r>
      <w:r>
        <w:rPr>
          <w:color w:val="000000"/>
        </w:rPr>
        <w:t xml:space="preserve">species in this area,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Brandenburg88)(Jarquín-Díaz et al., 2019). </w:t>
      </w:r>
      <w:r>
        <w:t xml:space="preserve">Isolate Brandenburg64 was isolated in a 92% </w:t>
      </w:r>
      <w:r>
        <w:rPr>
          <w:i/>
        </w:rPr>
        <w:t>M. m. domesticus</w:t>
      </w:r>
      <w:r>
        <w:t xml:space="preserve"> individual (hybrid index (HI) = 0.08; </w:t>
      </w:r>
      <w:ins w:id="43" w:author="Thierry Balard" w:date="2020-05-20T11:45:00Z">
        <w:r>
          <w:t xml:space="preserve">ce qui </w:t>
        </w:r>
      </w:ins>
      <w:ins w:id="44" w:author="Thierry Balard" w:date="2020-05-20T11:46:00Z">
        <w:r>
          <w:t>suit est</w:t>
        </w:r>
      </w:ins>
      <w:ins w:id="45" w:author="Thierry Balard" w:date="2020-05-20T11:45:00Z">
        <w:r>
          <w:t xml:space="preserve"> la definition de HI </w:t>
        </w:r>
      </w:ins>
      <w:ins w:id="46" w:author="Thierry Balard" w:date="2020-05-20T11:46:00Z">
        <w:r>
          <w:t xml:space="preserve">? plutôt “ : “ ou “ i.e. “ que “ ; “ </w:t>
        </w:r>
      </w:ins>
      <w:r>
        <w:rPr>
          <w:color w:val="000000"/>
        </w:rPr>
        <w:t>P</w:t>
      </w:r>
      <w:r>
        <w:t xml:space="preserve">roportion of </w:t>
      </w:r>
      <w:r>
        <w:rPr>
          <w:i/>
          <w:iCs/>
        </w:rPr>
        <w:t>M. m. musculus</w:t>
      </w:r>
      <w:r>
        <w:t xml:space="preserve"> alleles in a set of 14 diagnostic markers, see Balard et al., 2020), isolate Brandenburg139 in a 85% </w:t>
      </w:r>
      <w:r>
        <w:rPr>
          <w:i/>
        </w:rPr>
        <w:t>M. m. musculus</w:t>
      </w:r>
      <w:r>
        <w:t xml:space="preserve"> (HI=0.85) and isolate Brandenburg88 in a 80% </w:t>
      </w:r>
      <w:r>
        <w:rPr>
          <w:i/>
        </w:rPr>
        <w:t>M. m. domesticus</w:t>
      </w:r>
      <w:r>
        <w:t xml:space="preserve"> (HI=0.2)</w:t>
      </w:r>
      <w:r>
        <w:rPr>
          <w:color w:val="000000"/>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w:t>
      </w:r>
      <w:ins w:id="47" w:author="Thierry Balard" w:date="2020-05-20T11:48:00Z">
        <w:r>
          <w:rPr>
            <w:color w:val="000000"/>
          </w:rPr>
          <w:t xml:space="preserve"> </w:t>
        </w:r>
      </w:ins>
      <w:r>
        <w:rPr>
          <w:color w:val="000000"/>
        </w:rPr>
        <w:t xml:space="preserve">mL of 2% potassium dichromate for a maximum of 2 months before infection </w:t>
      </w:r>
      <w:r>
        <w:rPr>
          <w:color w:val="000000"/>
        </w:rPr>
        <w:lastRenderedPageBreak/>
        <w:t>of the wild-derived mouse strains. Oocysts were allowed to sporulate 10 days before infection in a wat</w:t>
      </w:r>
      <w:r>
        <w:rPr>
          <w:color w:val="auto"/>
        </w:rPr>
        <w:t>er bath at 30°C.</w:t>
      </w:r>
    </w:p>
    <w:p w14:paraId="123E40B0" w14:textId="77777777" w:rsidR="00E007B5" w:rsidRDefault="00500889">
      <w:pPr>
        <w:pStyle w:val="Titre2"/>
        <w:rPr>
          <w:color w:val="auto"/>
        </w:rPr>
      </w:pPr>
      <w:bookmarkStart w:id="48" w:name="_2et92p0"/>
      <w:bookmarkEnd w:id="48"/>
      <w:r>
        <w:rPr>
          <w:color w:val="auto"/>
        </w:rPr>
        <w:t>Mouse strains</w:t>
      </w:r>
    </w:p>
    <w:p w14:paraId="79444F70" w14:textId="6ADD43DA" w:rsidR="00E007B5" w:rsidRDefault="00500889">
      <w:r>
        <w:rPr>
          <w:color w:val="auto"/>
        </w:rPr>
        <w:t xml:space="preserve">We used four wild-derived inbred </w:t>
      </w:r>
      <w:bookmarkStart w:id="49" w:name="_GoBack1"/>
      <w:bookmarkEnd w:id="49"/>
      <w:r>
        <w:rPr>
          <w:color w:val="auto"/>
        </w:rPr>
        <w:t xml:space="preserve">mouse strains </w:t>
      </w:r>
      <w:bookmarkStart w:id="50" w:name="docs-internal-guid-6bc97316-7fff-4c63-d7"/>
      <w:bookmarkEnd w:id="50"/>
      <w:r>
        <w:rPr>
          <w:color w:val="auto"/>
        </w:rPr>
        <w:t xml:space="preserve">from which four F1 strains were bred. Two parental strains represented </w:t>
      </w:r>
      <w:r>
        <w:rPr>
          <w:i/>
          <w:color w:val="auto"/>
        </w:rPr>
        <w:t>M. m. domesticus</w:t>
      </w:r>
      <w:r>
        <w:rPr>
          <w:color w:val="auto"/>
        </w:rPr>
        <w:t xml:space="preserve">: </w:t>
      </w:r>
      <w:r>
        <w:rPr>
          <w:b/>
          <w:color w:val="auto"/>
        </w:rPr>
        <w:t>SCHUNT</w:t>
      </w:r>
      <w:r>
        <w:rPr>
          <w:color w:val="auto"/>
        </w:rPr>
        <w:t xml:space="preserve"> (Locality: Schweben, Hessen,</w:t>
      </w:r>
      <w:r>
        <w:rPr>
          <w:color w:val="000000"/>
        </w:rPr>
        <w:t xml:space="preserve"> Germany [N: 50° 26’, E: 9° 36’] (Martincov</w:t>
      </w:r>
      <w:r>
        <w:t>á, Ďureje, Kreisinger, Macholán, &amp; Piálek, 2019)</w:t>
      </w:r>
      <w:r>
        <w:rPr>
          <w:color w:val="000000"/>
        </w:rPr>
        <w:t xml:space="preserve">) and </w:t>
      </w:r>
      <w:r>
        <w:rPr>
          <w:b/>
          <w:color w:val="000000"/>
        </w:rPr>
        <w:t>STRA</w:t>
      </w:r>
      <w:r>
        <w:rPr>
          <w:color w:val="000000"/>
        </w:rPr>
        <w:t xml:space="preserve"> (Locality: Straas, Bavaria, Germany [N: 50° 11’, E: 11° 46’] (Pi</w:t>
      </w:r>
      <w:r>
        <w:t>álek et al., 2008)</w:t>
      </w:r>
      <w:r>
        <w:rPr>
          <w:color w:val="000000"/>
        </w:rPr>
        <w:t xml:space="preserve">, and two derived from </w:t>
      </w:r>
      <w:r>
        <w:rPr>
          <w:i/>
          <w:color w:val="000000"/>
        </w:rPr>
        <w:t>M. m. musculus</w:t>
      </w:r>
      <w:r>
        <w:rPr>
          <w:color w:val="000000"/>
        </w:rPr>
        <w:t xml:space="preserve">: </w:t>
      </w:r>
      <w:r>
        <w:rPr>
          <w:b/>
          <w:color w:val="000000"/>
        </w:rPr>
        <w:t>BUSNA</w:t>
      </w:r>
      <w:r>
        <w:rPr>
          <w:color w:val="000000"/>
        </w:rPr>
        <w:t xml:space="preserve"> (Locality: Buškovice, Bohemia, Czech Republic [N: 50° 14’, E: 13° 22’] (Pi</w:t>
      </w:r>
      <w:r>
        <w:t>álek et al., 2008)</w:t>
      </w:r>
      <w:r>
        <w:rPr>
          <w:color w:val="000000"/>
        </w:rPr>
        <w:t xml:space="preserve">) and </w:t>
      </w:r>
      <w:r>
        <w:rPr>
          <w:b/>
          <w:color w:val="000000"/>
        </w:rPr>
        <w:t>PWD</w:t>
      </w:r>
      <w:r>
        <w:rPr>
          <w:color w:val="000000"/>
        </w:rPr>
        <w:t xml:space="preserve"> (Locality: Kunratice, Bohemia, Czech Republic [N: 50° 01’, E: 14° 29’] (Gregorov</w:t>
      </w:r>
      <w:r>
        <w:t xml:space="preserve">á &amp; </w:t>
      </w:r>
      <w:r>
        <w:rPr>
          <w:color w:val="auto"/>
        </w:rPr>
        <w:t xml:space="preserve">Forejt, 2000)). </w:t>
      </w:r>
      <w:bookmarkStart w:id="51" w:name="docs-internal-guid-5d8fb949-7fff-f95d-c2"/>
      <w:bookmarkEnd w:id="51"/>
      <w:r>
        <w:rPr>
          <w:color w:val="auto"/>
        </w:rPr>
        <w:t>The four F1 strains consisted of two intrasubspecific hybrids (</w:t>
      </w:r>
      <w:r>
        <w:rPr>
          <w:b/>
          <w:color w:val="auto"/>
        </w:rPr>
        <w:t xml:space="preserve">STRA-SCHUNT </w:t>
      </w:r>
      <w:ins w:id="52" w:author="Thierry Balard" w:date="2020-05-20T12:32:00Z">
        <w:r w:rsidR="004921C8">
          <w:rPr>
            <w:b/>
            <w:color w:val="auto"/>
          </w:rPr>
          <w:t xml:space="preserve">figure 1, elle s’appelle schunt-stra et non </w:t>
        </w:r>
      </w:ins>
      <w:ins w:id="53" w:author="Thierry Balard" w:date="2020-05-20T12:33:00Z">
        <w:r w:rsidR="004921C8">
          <w:rPr>
            <w:b/>
            <w:color w:val="auto"/>
          </w:rPr>
          <w:t xml:space="preserve">stra-schunt. Par ailleurs, </w:t>
        </w:r>
      </w:ins>
      <w:ins w:id="54" w:author="Thierry Balard" w:date="2020-05-20T11:49:00Z">
        <w:r>
          <w:rPr>
            <w:b/>
            <w:color w:val="auto"/>
          </w:rPr>
          <w:t>“Stra-Shunt” n’est pas un très joli nom</w:t>
        </w:r>
      </w:ins>
      <w:ins w:id="55" w:author="Thierry Balard" w:date="2020-05-20T11:52:00Z">
        <w:r>
          <w:rPr>
            <w:b/>
            <w:color w:val="auto"/>
          </w:rPr>
          <w:t xml:space="preserve">, c’est moins joli </w:t>
        </w:r>
      </w:ins>
      <w:ins w:id="56" w:author="Thierry Balard" w:date="2020-05-20T11:53:00Z">
        <w:r>
          <w:rPr>
            <w:b/>
            <w:color w:val="auto"/>
          </w:rPr>
          <w:t xml:space="preserve">que par exemple Mickey Mouse, </w:t>
        </w:r>
      </w:ins>
      <w:ins w:id="57" w:author="Thierry Balard" w:date="2020-05-20T11:52:00Z">
        <w:r>
          <w:rPr>
            <w:b/>
            <w:color w:val="auto"/>
          </w:rPr>
          <w:t>mais peu importe…</w:t>
        </w:r>
      </w:ins>
      <w:r>
        <w:rPr>
          <w:color w:val="auto"/>
        </w:rPr>
        <w:t xml:space="preserve">and </w:t>
      </w:r>
      <w:r>
        <w:rPr>
          <w:b/>
          <w:color w:val="auto"/>
        </w:rPr>
        <w:t>BUSNA-PWD</w:t>
      </w:r>
      <w:r>
        <w:rPr>
          <w:color w:val="auto"/>
        </w:rPr>
        <w:t>) and two intersubspecific hybrids (</w:t>
      </w:r>
      <w:r>
        <w:rPr>
          <w:b/>
          <w:color w:val="auto"/>
        </w:rPr>
        <w:t>BUSNA-STRA</w:t>
      </w:r>
      <w:r>
        <w:rPr>
          <w:color w:val="auto"/>
        </w:rPr>
        <w:t xml:space="preserve"> and  </w:t>
      </w:r>
      <w:r>
        <w:rPr>
          <w:b/>
          <w:color w:val="auto"/>
        </w:rPr>
        <w:t>PWD-SCHUNT</w:t>
      </w:r>
      <w:r>
        <w:rPr>
          <w:color w:val="auto"/>
        </w:rPr>
        <w:t>)(</w:t>
      </w:r>
      <w:r>
        <w:rPr>
          <w:b/>
          <w:color w:val="auto"/>
        </w:rPr>
        <w:t>Figure 1</w:t>
      </w:r>
      <w:r>
        <w:rPr>
          <w:color w:val="auto"/>
        </w:rPr>
        <w:t>). Age of the mice at the time of infection ranged between 5.6 and 21.4 weeks. All mouse strains were obtained from the Institute of Vertebrate Biology of the Czech Academy of Sciences in Studenec (licence number 61974/2017‐MZE‐17214</w:t>
      </w:r>
      <w:r>
        <w:t xml:space="preserve">; for further details on strains see </w:t>
      </w:r>
      <w:hyperlink r:id="rId5">
        <w:r>
          <w:rPr>
            <w:rStyle w:val="InternetLink"/>
            <w:color w:val="00000A"/>
            <w:u w:val="none"/>
          </w:rPr>
          <w:t>https://housemice.cz/</w:t>
        </w:r>
      </w:hyperlink>
      <w:hyperlink r:id="rId6">
        <w:bookmarkStart w:id="58" w:name="__UnoMark__3650_2045319252"/>
        <w:bookmarkEnd w:id="58"/>
        <w:r>
          <w:rPr>
            <w:rStyle w:val="InternetLink"/>
            <w:color w:val="00000A"/>
            <w:u w:val="none"/>
          </w:rPr>
          <w:t>en</w:t>
        </w:r>
      </w:hyperlink>
      <w:r>
        <w:t>).</w:t>
      </w:r>
    </w:p>
    <w:p w14:paraId="4CA88209" w14:textId="77777777" w:rsidR="00E007B5" w:rsidRDefault="00500889">
      <w:r>
        <w:rPr>
          <w:color w:val="000000"/>
        </w:rPr>
        <w:t xml:space="preserve">Parasites of the </w:t>
      </w:r>
      <w:r>
        <w:rPr>
          <w:i/>
          <w:iCs/>
          <w:color w:val="000000"/>
        </w:rPr>
        <w:t xml:space="preserve">Eimeria </w:t>
      </w:r>
      <w:r>
        <w:rPr>
          <w:color w:val="000000"/>
        </w:rPr>
        <w:t xml:space="preserve">genus are known to induce host immune protection against reinfection (Rose, Hesketh, &amp; Wakelin, 1992; Smith &amp; Hayday, 2000). To ensure that our mice were </w:t>
      </w:r>
      <w:r>
        <w:rPr>
          <w:i/>
          <w:iCs/>
          <w:color w:val="000000"/>
        </w:rPr>
        <w:t>Eimeria</w:t>
      </w:r>
      <w:r>
        <w:rPr>
          <w:color w:val="000000"/>
        </w:rPr>
        <w:t xml:space="preserve">-naive, mice fecal samples were tested before infection for the presence of </w:t>
      </w:r>
      <w:r>
        <w:rPr>
          <w:i/>
          <w:iCs/>
          <w:color w:val="000000"/>
        </w:rPr>
        <w:t xml:space="preserve">Eimeria </w:t>
      </w:r>
      <w:r>
        <w:rPr>
          <w:color w:val="000000"/>
        </w:rPr>
        <w:t xml:space="preserve">spp. oocysts, by flotation in saturated NaCl solution followed by washing and observation under light microscope. </w:t>
      </w:r>
    </w:p>
    <w:p w14:paraId="779160F8" w14:textId="77777777" w:rsidR="00E007B5" w:rsidRDefault="00500889">
      <w:pPr>
        <w:pStyle w:val="Titre2"/>
        <w:jc w:val="both"/>
      </w:pPr>
      <w:r>
        <w:rPr>
          <w:color w:val="000000"/>
        </w:rPr>
        <w:lastRenderedPageBreak/>
        <w:t>Experimental infection</w:t>
      </w:r>
    </w:p>
    <w:p w14:paraId="1F41F1CC" w14:textId="77777777" w:rsidR="00E007B5" w:rsidRDefault="00500889">
      <w:r>
        <w:rPr>
          <w:color w:val="000000"/>
        </w:rPr>
        <w:t xml:space="preserve">Mice were kept in individual cages during infection. Water and food (SNIFF, Rat/Mouse maintenance feed 10 mm) were provided </w:t>
      </w:r>
      <w:r>
        <w:rPr>
          <w:i/>
          <w:iCs/>
          <w:color w:val="000000"/>
        </w:rPr>
        <w:t>ad libitum</w:t>
      </w:r>
      <w:r>
        <w:rPr>
          <w:color w:val="000000"/>
        </w:rPr>
        <w:t xml:space="preserve"> supplemented with 1 g of sunflower and barley seeds per day. Mice were orally infected with 150 sporulated oocysts of one </w:t>
      </w:r>
      <w:r>
        <w:rPr>
          <w:i/>
          <w:color w:val="000000"/>
        </w:rPr>
        <w:t xml:space="preserve">Eimeria </w:t>
      </w:r>
      <w:r>
        <w:rPr>
          <w:color w:val="000000"/>
        </w:rPr>
        <w:t xml:space="preserve">isolate suspended in 100 µl phosphate-buffer saline (PBS) and monitored daily until their sacrifice by cervical dislocation after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 </w:t>
      </w:r>
    </w:p>
    <w:p w14:paraId="3FE5E192" w14:textId="77777777" w:rsidR="00E007B5" w:rsidRDefault="00500889">
      <w:r>
        <w:rPr>
          <w:color w:val="000000"/>
        </w:rPr>
        <w:t xml:space="preserve">All individuals were negative for </w:t>
      </w:r>
      <w:r>
        <w:rPr>
          <w:i/>
          <w:iCs/>
          <w:color w:val="000000"/>
        </w:rPr>
        <w:t xml:space="preserve">Eimeria </w:t>
      </w:r>
      <w:r>
        <w:rPr>
          <w:color w:val="000000"/>
        </w:rPr>
        <w:t>at the</w:t>
      </w:r>
      <w:r>
        <w:rPr>
          <w:color w:val="auto"/>
        </w:rPr>
        <w:t xml:space="preserve"> beginning of our experiment (before infection of first batch, as described in the next paragraph). In total, 168 mice were infected. Mice were randomly allocated to experimental groups ensuring homogeneous distribution of ages and sexes between groups. Our experiments were con</w:t>
      </w:r>
      <w:r>
        <w:rPr>
          <w:color w:val="000000"/>
        </w:rPr>
        <w:t xml:space="preserve">ducted in four (partially overlapping) consecutive batches for logistical reasons. The first two batches were infected with the two </w:t>
      </w:r>
      <w:r>
        <w:rPr>
          <w:i/>
          <w:color w:val="000000"/>
        </w:rPr>
        <w:t xml:space="preserve">E. ferrisi </w:t>
      </w:r>
      <w:r>
        <w:rPr>
          <w:color w:val="000000"/>
        </w:rPr>
        <w:t xml:space="preserve">isolates (Brandenburg64 and Brandenburg139), the third and fourth by one </w:t>
      </w:r>
      <w:r>
        <w:rPr>
          <w:i/>
          <w:color w:val="000000"/>
        </w:rPr>
        <w:t xml:space="preserve">E. ferrisi </w:t>
      </w:r>
      <w:r>
        <w:rPr>
          <w:color w:val="000000"/>
        </w:rPr>
        <w:t xml:space="preserve">isolate (Brandenburg64) and one </w:t>
      </w:r>
      <w:r>
        <w:rPr>
          <w:i/>
          <w:color w:val="000000"/>
        </w:rPr>
        <w:t xml:space="preserve">E. falciformis </w:t>
      </w:r>
      <w:r>
        <w:rPr>
          <w:color w:val="000000"/>
        </w:rPr>
        <w:t xml:space="preserve">isolate (Brandenburg88). Our experimental design is summarized </w:t>
      </w:r>
      <w:r>
        <w:rPr>
          <w:color w:val="000000"/>
          <w:kern w:val="0"/>
        </w:rPr>
        <w:t xml:space="preserve">in </w:t>
      </w:r>
      <w:r>
        <w:rPr>
          <w:b/>
          <w:kern w:val="0"/>
        </w:rPr>
        <w:t>Table 1</w:t>
      </w:r>
      <w:r>
        <w:rPr>
          <w:color w:val="000000"/>
          <w:kern w:val="0"/>
        </w:rPr>
        <w:t xml:space="preserve"> (chronology of experimental batches can be scrutinized in </w:t>
      </w:r>
      <w:r>
        <w:rPr>
          <w:b/>
          <w:bCs/>
          <w:color w:val="000000"/>
          <w:kern w:val="0"/>
        </w:rPr>
        <w:t>Supplementary Table 1</w:t>
      </w:r>
      <w:r>
        <w:rPr>
          <w:color w:val="000000"/>
          <w:kern w:val="0"/>
        </w:rPr>
        <w:t xml:space="preserve">). </w:t>
      </w:r>
    </w:p>
    <w:p w14:paraId="710B7C4C" w14:textId="0B7D1524" w:rsidR="00E007B5" w:rsidRDefault="00500889">
      <w:r>
        <w:rPr>
          <w:color w:val="000000"/>
        </w:rPr>
        <w:t xml:space="preserve">Nematode eggs were observed in flotated feces of mice belonging to all genotypes before the experiment. Nematode infection is common in breeding facilities (Baker, 1998). Despite treatment of the first infection batch of mice (B1, 22 mice) with anthelminthics (Profender®, Bayer AG, Levekusen, Germany) following the protocole of Mehlhorn et al. (2005), nematodes </w:t>
      </w:r>
      <w:r>
        <w:rPr>
          <w:color w:val="000000"/>
        </w:rPr>
        <w:lastRenderedPageBreak/>
        <w:t>were still detected with PCR (following the protocol</w:t>
      </w:r>
      <w:del w:id="59" w:author="Thierry Balard" w:date="2020-05-20T11:58:00Z">
        <w:r w:rsidDel="00FF268C">
          <w:rPr>
            <w:color w:val="000000"/>
          </w:rPr>
          <w:delText>e</w:delText>
        </w:r>
      </w:del>
      <w:r>
        <w:rPr>
          <w:color w:val="000000"/>
        </w:rPr>
        <w:t xml:space="preserve"> of Floyd, Rogers, Lambshead, &amp; Smith, 2005) in randomly sampled fecal samples a week later. We therefore decided not to treat mice of the foll</w:t>
      </w:r>
      <w:r>
        <w:rPr>
          <w:color w:val="auto"/>
        </w:rPr>
        <w:t xml:space="preserve">owing infection batches. Moreover, we observed </w:t>
      </w:r>
      <w:r>
        <w:rPr>
          <w:i/>
          <w:iCs/>
          <w:color w:val="auto"/>
        </w:rPr>
        <w:t xml:space="preserve">Eimeria </w:t>
      </w:r>
      <w:r>
        <w:rPr>
          <w:color w:val="auto"/>
        </w:rPr>
        <w:t xml:space="preserve">oocysts in the feces of 28 mice belonging to the last experimental batch (batch B4) at the day of infection, likely due to cross-contamination between batches. For following statistical analyses, we considered along with the full data set (N=168) a conservative data set in which cross-contaminated animals and animals treated by anthelminthic were removed (N=118). Results obtained on the conservative data set can be found in </w:t>
      </w:r>
      <w:r>
        <w:rPr>
          <w:b/>
          <w:bCs/>
          <w:color w:val="auto"/>
        </w:rPr>
        <w:t>Supplementary Material S2</w:t>
      </w:r>
      <w:r>
        <w:rPr>
          <w:color w:val="auto"/>
        </w:rPr>
        <w:t>.</w:t>
      </w:r>
      <w:r>
        <w:rPr>
          <w:color w:val="000000"/>
        </w:rPr>
        <w:t xml:space="preserve"> Despite </w:t>
      </w:r>
      <w:r>
        <w:rPr>
          <w:color w:val="auto"/>
        </w:rPr>
        <w:t>differences in significance due to a lower statistical power, t</w:t>
      </w:r>
      <w:r>
        <w:t xml:space="preserve">he main conclusions of our analyses were consistent with those obtained </w:t>
      </w:r>
      <w:r>
        <w:rPr>
          <w:color w:val="000000"/>
        </w:rPr>
        <w:t>on the main data set.</w:t>
      </w:r>
    </w:p>
    <w:p w14:paraId="60AC5CC7" w14:textId="77777777" w:rsidR="00E007B5" w:rsidRDefault="00500889">
      <w:pPr>
        <w:pStyle w:val="Titre2"/>
        <w:jc w:val="both"/>
      </w:pPr>
      <w:r>
        <w:t>Statistical analyses</w:t>
      </w:r>
    </w:p>
    <w:p w14:paraId="4F703128" w14:textId="77777777" w:rsidR="00E007B5" w:rsidRDefault="00500889">
      <w:pPr>
        <w:pStyle w:val="Titre3"/>
        <w:numPr>
          <w:ilvl w:val="2"/>
          <w:numId w:val="3"/>
        </w:numPr>
        <w:rPr>
          <w:rFonts w:hint="eastAsia"/>
          <w:color w:val="auto"/>
        </w:rPr>
      </w:pPr>
      <w:r>
        <w:rPr>
          <w:color w:val="auto"/>
        </w:rPr>
        <w:t>1. Choice of proxies for resistance, impact of parasite on host and tolerance</w:t>
      </w:r>
    </w:p>
    <w:p w14:paraId="1E1AB6D5" w14:textId="77777777" w:rsidR="00E007B5" w:rsidRDefault="00500889">
      <w:r>
        <w:rPr>
          <w:color w:val="auto"/>
        </w:rPr>
        <w:t xml:space="preserve">As resistance is the capacity of </w:t>
      </w:r>
      <w:r>
        <w:t xml:space="preserve">a host to reduce its parasite burden, it is </w:t>
      </w:r>
      <w:r>
        <w:rPr>
          <w:color w:val="000000"/>
        </w:rPr>
        <w:t xml:space="preserve">usually </w:t>
      </w:r>
      <w:r>
        <w:t>estimated</w:t>
      </w:r>
      <w:r>
        <w:rPr>
          <w:color w:val="000000"/>
        </w:rPr>
        <w:t xml:space="preserve"> </w:t>
      </w:r>
      <w:r>
        <w:t>by</w:t>
      </w:r>
      <w:r>
        <w:rPr>
          <w:color w:val="000000"/>
        </w:rPr>
        <w:t xml:space="preserve"> the inverse of infection intensity (R</w:t>
      </w:r>
      <w:r>
        <w:t>åbe</w:t>
      </w:r>
      <w:r>
        <w:rPr>
          <w:color w:val="auto"/>
        </w:rPr>
        <w:t xml:space="preserve">rg et al., 2009). </w:t>
      </w:r>
      <w:r>
        <w:rPr>
          <w:bCs/>
          <w:color w:val="auto"/>
        </w:rPr>
        <w:t xml:space="preserve">Pre-patency (the time to shedding of infectious stages, so called oocysts) is longer for </w:t>
      </w:r>
      <w:r>
        <w:rPr>
          <w:bCs/>
          <w:i/>
          <w:color w:val="auto"/>
        </w:rPr>
        <w:t>E. falciformis</w:t>
      </w:r>
      <w:r>
        <w:rPr>
          <w:bCs/>
          <w:color w:val="auto"/>
        </w:rPr>
        <w:t xml:space="preserve"> (7 days) than for </w:t>
      </w:r>
      <w:r>
        <w:rPr>
          <w:bCs/>
          <w:i/>
          <w:color w:val="auto"/>
        </w:rPr>
        <w:t>E. ferrisi</w:t>
      </w:r>
      <w:r>
        <w:rPr>
          <w:bCs/>
          <w:color w:val="auto"/>
        </w:rPr>
        <w:t xml:space="preserve"> (5 days) (Al-khlifeh et al., 2019). Therefore, a</w:t>
      </w:r>
      <w:r>
        <w:rPr>
          <w:color w:val="auto"/>
        </w:rPr>
        <w:t xml:space="preserve">s a proxy of (inverse of) resistance we used the number of oocysts per gram of feces (OPG) at the day of maximal shedding. Using the Spearman's non-parametric rank correlation test, we found this measurement to be tightly correlated with the sum of oocysts shed throughout the experiment (Spearman's rho, ρ=0.93, </w:t>
      </w:r>
      <w:r>
        <w:rPr>
          <w:i/>
          <w:color w:val="auto"/>
        </w:rPr>
        <w:t>n</w:t>
      </w:r>
      <w:r>
        <w:rPr>
          <w:color w:val="auto"/>
        </w:rPr>
        <w:t>=168, P&lt;0.001). Due to the aggregation characteristic of parasites</w:t>
      </w:r>
      <w:r>
        <w:rPr>
          <w:rFonts w:eastAsia="Century Schoolbook" w:cs="Century Schoolbook"/>
          <w:color w:val="auto"/>
        </w:rPr>
        <w:t xml:space="preserve"> (Shaw &amp; Dobson</w:t>
      </w:r>
      <w:bookmarkStart w:id="60" w:name="jeb13578-bib-0070R"/>
      <w:bookmarkEnd w:id="60"/>
      <w:r>
        <w:rPr>
          <w:rFonts w:eastAsia="Century Schoolbook" w:cs="Century Schoolbook"/>
          <w:color w:val="auto"/>
        </w:rPr>
        <w:t xml:space="preserve">, </w:t>
      </w:r>
      <w:hyperlink r:id="rId7" w:anchor="jeb13578-bib-0070" w:history="1">
        <w:r>
          <w:rPr>
            <w:rStyle w:val="InternetLink"/>
            <w:rFonts w:eastAsia="Century Schoolbook" w:cs="Century Schoolbook"/>
            <w:color w:val="auto"/>
            <w:u w:val="none"/>
          </w:rPr>
          <w:t>1995</w:t>
        </w:r>
      </w:hyperlink>
      <w:r>
        <w:rPr>
          <w:rFonts w:eastAsia="Century Schoolbook" w:cs="Century Schoolbook"/>
          <w:color w:val="auto"/>
        </w:rPr>
        <w:t>)</w:t>
      </w:r>
      <w:r>
        <w:rPr>
          <w:color w:val="auto"/>
        </w:rPr>
        <w:t xml:space="preserve">, the appropriate distribution for </w:t>
      </w:r>
      <w:r>
        <w:rPr>
          <w:rFonts w:eastAsia="Century Schoolbook" w:cs="Century Schoolbook"/>
          <w:color w:val="auto"/>
        </w:rPr>
        <w:t>maximu</w:t>
      </w:r>
      <w:r>
        <w:rPr>
          <w:rFonts w:eastAsia="Century Schoolbook" w:cs="Century Schoolbook"/>
          <w:color w:val="000000"/>
        </w:rPr>
        <w:t xml:space="preserve">m number of OPG </w:t>
      </w:r>
      <w:r>
        <w:rPr>
          <w:color w:val="000000"/>
        </w:rPr>
        <w:t>was found to be the</w:t>
      </w:r>
      <w:r>
        <w:rPr>
          <w:rFonts w:eastAsia="Century Schoolbook" w:cs="Century Schoolbook"/>
          <w:color w:val="000000"/>
        </w:rPr>
        <w:t xml:space="preserve"> negative binomial distribution. This was confirmed </w:t>
      </w:r>
      <w:r>
        <w:rPr>
          <w:color w:val="000000"/>
        </w:rPr>
        <w:t>based on log likelihood, AIC criteria</w:t>
      </w:r>
      <w:r>
        <w:rPr>
          <w:rFonts w:ascii="Times New Roman" w:hAnsi="Times New Roman"/>
          <w:color w:val="000000"/>
        </w:rPr>
        <w:t xml:space="preserve"> </w:t>
      </w:r>
      <w:r>
        <w:rPr>
          <w:color w:val="000000"/>
        </w:rPr>
        <w:t xml:space="preserve">and goodness-of-fits plots (density, CDF, Q-Q, P-P plots; R packages MASS (Venables &amp; Ripley, 2002) and fitdistrplus (Delignette-Muller &amp; Dutang, 2015)). </w:t>
      </w:r>
    </w:p>
    <w:p w14:paraId="01E4C10E" w14:textId="77777777" w:rsidR="00E007B5" w:rsidRDefault="00500889">
      <w:r>
        <w:rPr>
          <w:bCs/>
          <w:color w:val="000000"/>
        </w:rPr>
        <w:lastRenderedPageBreak/>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rPr>
        <w:t>Therefore, the</w:t>
      </w:r>
      <w:r>
        <w:t xml:space="preserve"> </w:t>
      </w:r>
      <w:r>
        <w:rPr>
          <w:color w:val="000000"/>
        </w:rPr>
        <w:t>impact of parasites on host health was measured as the maximum relative weight loss compared to day 0</w:t>
      </w:r>
      <w:r>
        <w:t xml:space="preserve"> (body</w:t>
      </w:r>
      <w:r>
        <w:rPr>
          <w:color w:val="000000"/>
        </w:rPr>
        <w:t xml:space="preserve"> weight measured at the start of the experimental infect</w:t>
      </w:r>
      <w:r>
        <w:rPr>
          <w:color w:val="auto"/>
        </w:rPr>
        <w:t xml:space="preserve">ion). For 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 </w:t>
      </w:r>
    </w:p>
    <w:p w14:paraId="3FCEE7FD" w14:textId="5B6BE517" w:rsidR="00E007B5" w:rsidRDefault="00500889">
      <w:r>
        <w:rPr>
          <w:color w:val="000000"/>
        </w:rPr>
        <w:t>Tolerance is usually defined as a reaction no</w:t>
      </w:r>
      <w:r>
        <w:rPr>
          <w:color w:val="auto"/>
        </w:rPr>
        <w:t xml:space="preserve">rm, i.e. the regression slope of host fitness </w:t>
      </w:r>
      <w:r>
        <w:rPr>
          <w:rStyle w:val="Accentuation"/>
          <w:bCs/>
          <w:i w:val="0"/>
          <w:iCs w:val="0"/>
          <w:color w:val="auto"/>
        </w:rPr>
        <w:t xml:space="preserve">(or health condition if that is the parameter of interest) </w:t>
      </w:r>
      <w:r>
        <w:rPr>
          <w:color w:val="auto"/>
        </w:rPr>
        <w:t>on in</w:t>
      </w:r>
      <w:r>
        <w:rPr>
          <w:color w:val="000000"/>
        </w:rPr>
        <w:t>fection intensity per genotype (</w:t>
      </w:r>
      <w:r>
        <w:rPr>
          <w:color w:val="1C1D1E"/>
        </w:rPr>
        <w:t>Simms, 2000;</w:t>
      </w:r>
      <w:r>
        <w:rPr>
          <w:rFonts w:ascii="Open Sans;icomoon;sans-serif" w:hAnsi="Open Sans;icomoon;sans-serif"/>
          <w:color w:val="1C1D1E"/>
          <w:sz w:val="21"/>
        </w:rPr>
        <w:t xml:space="preserve"> </w:t>
      </w:r>
      <w:r>
        <w:rPr>
          <w:color w:val="000000"/>
        </w:rPr>
        <w:t>Råberg et al., 2009). Thus t</w:t>
      </w:r>
      <w:r>
        <w:rPr>
          <w:rFonts w:eastAsia="Century Schoolbook" w:cs="Century Schoolbook"/>
          <w:color w:val="000000"/>
        </w:rPr>
        <w:t xml:space="preserve">olerance was assessed as the slope of maximum relative weight loss </w:t>
      </w:r>
      <w:del w:id="61" w:author="Thierry Balard" w:date="2020-05-20T12:01:00Z">
        <w:r w:rsidDel="00FF268C">
          <w:rPr>
            <w:rFonts w:eastAsia="Century Schoolbook" w:cs="Century Schoolbook"/>
            <w:color w:val="000000"/>
          </w:rPr>
          <w:delText>compared to</w:delText>
        </w:r>
      </w:del>
      <w:ins w:id="62" w:author="Thierry Balard" w:date="2020-05-20T12:01:00Z">
        <w:r w:rsidR="00FF268C">
          <w:rPr>
            <w:rFonts w:eastAsia="Century Schoolbook" w:cs="Century Schoolbook"/>
            <w:color w:val="000000"/>
          </w:rPr>
          <w:t xml:space="preserve"> from</w:t>
        </w:r>
      </w:ins>
      <w:r>
        <w:rPr>
          <w:rFonts w:eastAsia="Century Schoolbook" w:cs="Century Schoolbook"/>
          <w:color w:val="000000"/>
        </w:rPr>
        <w:t xml:space="preserve"> day 0 on number of OPG at the day of maximal shedding, within each mouse strain and for each parasite isolate. A steep slope indicates a low tolerance (high weight lost for a given p</w:t>
      </w:r>
      <w:r>
        <w:rPr>
          <w:rFonts w:eastAsia="Century Schoolbook" w:cs="Century Schoolbook"/>
          <w:color w:val="auto"/>
        </w:rPr>
        <w:t>arasite burden).</w:t>
      </w:r>
    </w:p>
    <w:p w14:paraId="7FA6ADB3" w14:textId="77777777" w:rsidR="00E007B5" w:rsidRDefault="00500889">
      <w:pPr>
        <w:pStyle w:val="Titre3"/>
        <w:numPr>
          <w:ilvl w:val="2"/>
          <w:numId w:val="2"/>
        </w:numPr>
        <w:rPr>
          <w:rFonts w:hint="eastAsia"/>
          <w:color w:val="auto"/>
        </w:rPr>
      </w:pPr>
      <w:r>
        <w:rPr>
          <w:rFonts w:eastAsia="Century Schoolbook" w:cs="Century Schoolbook"/>
          <w:color w:val="auto"/>
        </w:rPr>
        <w:t>2. Statistical modelling</w:t>
      </w:r>
    </w:p>
    <w:p w14:paraId="3862A63C" w14:textId="1EDD99A4" w:rsidR="00E007B5" w:rsidRDefault="00500889">
      <w:r>
        <w:rPr>
          <w:rFonts w:eastAsia="Century Schoolbook" w:cs="Century Schoolbook"/>
          <w:color w:val="auto"/>
        </w:rPr>
        <w:t>Maximum OPG and relative weight los</w:t>
      </w:r>
      <w:r>
        <w:rPr>
          <w:rFonts w:eastAsia="Century Schoolbook" w:cs="Century Schoolbook"/>
          <w:color w:val="000000"/>
        </w:rPr>
        <w:t xml:space="preserve">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w:t>
      </w:r>
      <w:del w:id="63" w:author="Thierry Balard" w:date="2020-05-20T12:02:00Z">
        <w:r w:rsidDel="00FF268C">
          <w:rPr>
            <w:rFonts w:eastAsia="Century Schoolbook" w:cs="Century Schoolbook"/>
            <w:color w:val="000000"/>
          </w:rPr>
          <w:delText xml:space="preserve">to </w:delText>
        </w:r>
      </w:del>
      <w:ins w:id="64" w:author="Thierry Balard" w:date="2020-05-20T12:02:00Z">
        <w:r w:rsidR="00FF268C">
          <w:rPr>
            <w:rFonts w:eastAsia="Century Schoolbook" w:cs="Century Schoolbook"/>
            <w:color w:val="000000"/>
          </w:rPr>
          <w:t xml:space="preserve"> plutôt </w:t>
        </w:r>
      </w:ins>
      <w:ins w:id="65" w:author="Thierry Balard" w:date="2020-05-20T12:03:00Z">
        <w:r w:rsidR="00FF268C">
          <w:rPr>
            <w:rFonts w:eastAsia="Century Schoolbook" w:cs="Century Schoolbook"/>
            <w:color w:val="000000"/>
          </w:rPr>
          <w:t>“of” ?</w:t>
        </w:r>
      </w:ins>
      <w:ins w:id="66" w:author="Thierry Balard" w:date="2020-05-20T12:02:00Z">
        <w:r w:rsidR="00FF268C">
          <w:rPr>
            <w:rFonts w:eastAsia="Century Schoolbook" w:cs="Century Schoolbook"/>
            <w:color w:val="000000"/>
          </w:rPr>
          <w:t xml:space="preserve"> </w:t>
        </w:r>
      </w:ins>
      <w:r>
        <w:rPr>
          <w:rFonts w:eastAsia="Century Schoolbook" w:cs="Century Schoolbook"/>
          <w:color w:val="000000"/>
        </w:rPr>
        <w:t xml:space="preserve">each parameter to the full model, each parameter was removed from the full model, and the difference between full model and sub-model was assessed using likelihood ratio tests (G). </w:t>
      </w:r>
    </w:p>
    <w:p w14:paraId="3B902F87" w14:textId="5D3DDDC3" w:rsidR="00E007B5" w:rsidRDefault="00500889">
      <w:r>
        <w:rPr>
          <w:rFonts w:eastAsia="Century Schoolbook" w:cs="Century Schoolbook"/>
          <w:color w:val="000000"/>
        </w:rPr>
        <w:lastRenderedPageBreak/>
        <w:t>For each of our model, we also asked</w:t>
      </w:r>
      <w:ins w:id="67" w:author="Thierry Balard" w:date="2020-05-20T12:05:00Z">
        <w:r w:rsidR="00714A60">
          <w:rPr>
            <w:rFonts w:eastAsia="Century Schoolbook" w:cs="Century Schoolbook"/>
            <w:color w:val="000000"/>
          </w:rPr>
          <w:t xml:space="preserve"> ourselves</w:t>
        </w:r>
      </w:ins>
      <w:r>
        <w:rPr>
          <w:rFonts w:eastAsia="Century Schoolbook" w:cs="Century Schoolbook"/>
          <w:color w:val="000000"/>
        </w:rPr>
        <w:t xml:space="preserve">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rPr>
        <w:t xml:space="preserve"> E. falciformis</w:t>
      </w:r>
      <w:r>
        <w:rPr>
          <w:rFonts w:eastAsia="Century Schoolbook" w:cs="Century Schoolbook"/>
          <w:color w:val="000000"/>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p>
    <w:p w14:paraId="257C1ED1" w14:textId="77777777" w:rsidR="00E007B5" w:rsidRDefault="00500889">
      <w:pPr>
        <w:pStyle w:val="Titre3"/>
        <w:numPr>
          <w:ilvl w:val="2"/>
          <w:numId w:val="3"/>
        </w:numPr>
        <w:rPr>
          <w:rFonts w:hint="eastAsia"/>
          <w:color w:val="auto"/>
        </w:rPr>
      </w:pPr>
      <w:r>
        <w:rPr>
          <w:color w:val="auto"/>
        </w:rPr>
        <w:t>3. Test of local adaptation</w:t>
      </w:r>
    </w:p>
    <w:p w14:paraId="25B70A6C" w14:textId="2ED816CB" w:rsidR="00E007B5" w:rsidRDefault="00500889">
      <w:r>
        <w:rPr>
          <w:rFonts w:eastAsia="Century Schoolbook" w:cs="Century Schoolbook"/>
          <w:bCs/>
          <w:color w:val="auto"/>
        </w:rPr>
        <w:t xml:space="preserve">Local adaptation of </w:t>
      </w:r>
      <w:r>
        <w:rPr>
          <w:rFonts w:eastAsia="Century Schoolbook" w:cs="Century Schoolbook"/>
          <w:bCs/>
          <w:i/>
          <w:iCs/>
          <w:color w:val="auto"/>
        </w:rPr>
        <w:t>E. ferrisi</w:t>
      </w:r>
      <w:r>
        <w:rPr>
          <w:rFonts w:eastAsia="Century Schoolbook" w:cs="Century Schoolbook"/>
          <w:bCs/>
          <w:color w:val="auto"/>
        </w:rPr>
        <w:t xml:space="preserve"> was tested using two isolates (the “Western” Brandenburg64 and “Eastern” Brandenburg139) and our four F0 mouse strains (the two </w:t>
      </w:r>
      <w:r>
        <w:rPr>
          <w:rFonts w:eastAsia="Century Schoolbook" w:cs="Century Schoolbook"/>
          <w:bCs/>
          <w:i/>
          <w:iCs/>
          <w:color w:val="auto"/>
        </w:rPr>
        <w:t>M. m. domesticus</w:t>
      </w:r>
      <w:r>
        <w:rPr>
          <w:rFonts w:eastAsia="Century Schoolbook" w:cs="Century Schoolbook"/>
          <w:bCs/>
          <w:color w:val="auto"/>
        </w:rPr>
        <w:t xml:space="preserve"> Western SCHUNT and STRA, and the two </w:t>
      </w:r>
      <w:r>
        <w:rPr>
          <w:rFonts w:eastAsia="Century Schoolbook" w:cs="Century Schoolbook"/>
          <w:bCs/>
          <w:i/>
          <w:iCs/>
          <w:color w:val="auto"/>
        </w:rPr>
        <w:t xml:space="preserve">M. m. musculus </w:t>
      </w:r>
      <w:r>
        <w:rPr>
          <w:rFonts w:eastAsia="Century Schoolbook" w:cs="Century Schoolbook"/>
          <w:bCs/>
          <w:color w:val="auto"/>
        </w:rPr>
        <w:t xml:space="preserve">Eastern BUSNA and PWD). We hypothesised a possible local adaptation of </w:t>
      </w:r>
      <w:r>
        <w:rPr>
          <w:rFonts w:eastAsia="Century Schoolbook" w:cs="Century Schoolbook"/>
          <w:bCs/>
          <w:i/>
          <w:iCs/>
          <w:color w:val="auto"/>
        </w:rPr>
        <w:t>E. ferrisi</w:t>
      </w:r>
      <w:r>
        <w:rPr>
          <w:rFonts w:eastAsia="Century Schoolbook" w:cs="Century Schoolbook"/>
          <w:bCs/>
          <w:color w:val="auto"/>
        </w:rPr>
        <w:t xml:space="preserve">, i.e. (1) a higher parasite fitness in sympatric than in allopatric host, or (2) a higher host fitness when infected with sympatric than allopatric parasite (Kaltz &amp; Shykoff, 1998). </w:t>
      </w:r>
      <w:r>
        <w:rPr>
          <w:rFonts w:eastAsia="Century Schoolbook" w:cs="Century Schoolbook"/>
          <w:bCs/>
          <w:color w:val="000000"/>
        </w:rPr>
        <w:t>The prediction drawn from (1) would be that the Eastern parasite (</w:t>
      </w:r>
      <w:r>
        <w:rPr>
          <w:rFonts w:eastAsia="Century Schoolbook" w:cs="Century Schoolbook"/>
          <w:bCs/>
          <w:i/>
          <w:iCs/>
          <w:color w:val="000000"/>
        </w:rPr>
        <w:t>E. ferrisi</w:t>
      </w:r>
      <w:r>
        <w:rPr>
          <w:rFonts w:eastAsia="Century Schoolbook" w:cs="Century Schoolbook"/>
          <w:bCs/>
          <w:color w:val="000000"/>
        </w:rPr>
        <w:t xml:space="preserve"> isolate Brandenburg139) reproduces better in the matching Eastern mouse subspecies (</w:t>
      </w:r>
      <w:r>
        <w:rPr>
          <w:rFonts w:eastAsia="Century Schoolbook" w:cs="Century Schoolbook"/>
          <w:bCs/>
          <w:i/>
          <w:iCs/>
          <w:color w:val="000000"/>
        </w:rPr>
        <w:t>M. m. musculus</w:t>
      </w:r>
      <w:r>
        <w:rPr>
          <w:rFonts w:eastAsia="Century Schoolbook" w:cs="Century Schoolbook"/>
          <w:bCs/>
          <w:color w:val="000000"/>
        </w:rPr>
        <w:t>) than in the allopatric one (</w:t>
      </w:r>
      <w:r>
        <w:rPr>
          <w:rFonts w:eastAsia="Century Schoolbook" w:cs="Century Schoolbook"/>
          <w:bCs/>
          <w:i/>
          <w:iCs/>
          <w:color w:val="000000"/>
        </w:rPr>
        <w:t>M. m. musculus</w:t>
      </w:r>
      <w:r>
        <w:rPr>
          <w:rFonts w:eastAsia="Century Schoolbook" w:cs="Century Schoolbook"/>
          <w:bCs/>
          <w:color w:val="000000"/>
        </w:rPr>
        <w:t>), and similarly the Western parasite (</w:t>
      </w:r>
      <w:r>
        <w:rPr>
          <w:rFonts w:eastAsia="Century Schoolbook" w:cs="Century Schoolbook"/>
          <w:bCs/>
          <w:i/>
          <w:iCs/>
          <w:color w:val="000000"/>
        </w:rPr>
        <w:t>E. ferrisi</w:t>
      </w:r>
      <w:r>
        <w:rPr>
          <w:rFonts w:eastAsia="Century Schoolbook" w:cs="Century Schoolbook"/>
          <w:bCs/>
          <w:color w:val="000000"/>
        </w:rPr>
        <w:t xml:space="preserve"> is</w:t>
      </w:r>
      <w:r>
        <w:rPr>
          <w:rFonts w:eastAsia="Century Schoolbook" w:cs="Century Schoolbook"/>
          <w:bCs/>
          <w:color w:val="auto"/>
        </w:rPr>
        <w:t xml:space="preserve">olate Brandenburg64) should </w:t>
      </w:r>
      <w:ins w:id="68" w:author="Thierry Balard" w:date="2020-05-20T12:08:00Z">
        <w:r w:rsidR="00714A60">
          <w:rPr>
            <w:rFonts w:eastAsia="Century Schoolbook" w:cs="Century Schoolbook"/>
            <w:bCs/>
            <w:color w:val="auto"/>
          </w:rPr>
          <w:t>(on peut supprimer should s’il es</w:t>
        </w:r>
      </w:ins>
      <w:ins w:id="69" w:author="Thierry Balard" w:date="2020-05-20T12:09:00Z">
        <w:r w:rsidR="00714A60">
          <w:rPr>
            <w:rFonts w:eastAsia="Century Schoolbook" w:cs="Century Schoolbook"/>
            <w:bCs/>
            <w:color w:val="auto"/>
          </w:rPr>
          <w:t>t</w:t>
        </w:r>
      </w:ins>
      <w:ins w:id="70" w:author="Thierry Balard" w:date="2020-05-20T12:08:00Z">
        <w:r w:rsidR="00714A60">
          <w:rPr>
            <w:rFonts w:eastAsia="Century Schoolbook" w:cs="Century Schoolbook"/>
            <w:bCs/>
            <w:color w:val="auto"/>
          </w:rPr>
          <w:t xml:space="preserve"> en facteur commun avec le would du début de la phrase ?</w:t>
        </w:r>
      </w:ins>
      <w:r>
        <w:rPr>
          <w:rFonts w:eastAsia="Century Schoolbook" w:cs="Century Schoolbook"/>
          <w:bCs/>
          <w:color w:val="auto"/>
        </w:rPr>
        <w:t xml:space="preserve">reproduce better in </w:t>
      </w:r>
      <w:r>
        <w:rPr>
          <w:rFonts w:eastAsia="Century Schoolbook" w:cs="Century Schoolbook"/>
          <w:bCs/>
          <w:i/>
          <w:iCs/>
          <w:color w:val="auto"/>
        </w:rPr>
        <w:t>M. m. domesticus</w:t>
      </w:r>
      <w:r>
        <w:rPr>
          <w:rFonts w:eastAsia="Century Schoolbook" w:cs="Century Schoolbook"/>
          <w:bCs/>
          <w:color w:val="auto"/>
        </w:rPr>
        <w:t xml:space="preserve"> than in </w:t>
      </w:r>
      <w:r>
        <w:rPr>
          <w:rFonts w:eastAsia="Century Schoolbook" w:cs="Century Schoolbook"/>
          <w:bCs/>
          <w:i/>
          <w:iCs/>
          <w:color w:val="auto"/>
        </w:rPr>
        <w:t>M. m. musculus.</w:t>
      </w:r>
      <w:r>
        <w:rPr>
          <w:rFonts w:eastAsia="Century Schoolbook" w:cs="Century Schoolbook"/>
          <w:bCs/>
          <w:color w:val="auto"/>
        </w:rPr>
        <w:t xml:space="preserve"> According to hypothesis (2), a higher tolerance of each host infected by its matching parasite despite similar parasite reproductive output could indicate increased host fitness, and host local adaptation.</w:t>
      </w:r>
    </w:p>
    <w:p w14:paraId="7A17AA8C" w14:textId="77777777" w:rsidR="00E007B5" w:rsidRDefault="00500889">
      <w:pPr>
        <w:pStyle w:val="Titre3"/>
        <w:numPr>
          <w:ilvl w:val="2"/>
          <w:numId w:val="3"/>
        </w:numPr>
        <w:rPr>
          <w:rFonts w:hint="eastAsia"/>
          <w:color w:val="auto"/>
        </w:rPr>
      </w:pPr>
      <w:r>
        <w:rPr>
          <w:rFonts w:eastAsia="Century Schoolbook" w:cs="Century Schoolbook"/>
          <w:color w:val="auto"/>
        </w:rPr>
        <w:lastRenderedPageBreak/>
        <w:t>4. Test of coupling between resistance and tolerance</w:t>
      </w:r>
    </w:p>
    <w:p w14:paraId="78F6AA7A" w14:textId="77777777" w:rsidR="00E007B5" w:rsidRDefault="00500889">
      <w:r>
        <w:rPr>
          <w:rFonts w:eastAsia="Century Schoolbook" w:cs="Century Schoolbook"/>
          <w:color w:val="auto"/>
        </w:rPr>
        <w:t xml:space="preserve">We tested coupling between resistance and tolerance for </w:t>
      </w:r>
      <w:r>
        <w:rPr>
          <w:rFonts w:eastAsia="Century Schoolbook" w:cs="Century Schoolbook"/>
          <w:i/>
          <w:iCs/>
          <w:color w:val="auto"/>
        </w:rPr>
        <w:t>E. ferrisi</w:t>
      </w:r>
      <w:r>
        <w:rPr>
          <w:rFonts w:eastAsia="Century Schoolbook" w:cs="Century Schoolbook"/>
          <w:color w:val="auto"/>
        </w:rPr>
        <w:t xml:space="preserve"> and </w:t>
      </w:r>
      <w:r>
        <w:rPr>
          <w:rFonts w:eastAsia="Century Schoolbook" w:cs="Century Schoolbook"/>
          <w:i/>
          <w:iCs/>
          <w:color w:val="auto"/>
        </w:rPr>
        <w:t xml:space="preserve">E. falciformis </w:t>
      </w:r>
      <w:r>
        <w:rPr>
          <w:rFonts w:eastAsia="Century Schoolbook" w:cs="Century Schoolbook"/>
          <w:color w:val="auto"/>
        </w:rPr>
        <w:t>using the isolates Brandenburg64 and Brandenburg88 and our eight mouse strains. To test such coupling, one can assess the strength of correlation between measure of resistance and measure of tolerance (</w:t>
      </w:r>
      <w:r>
        <w:rPr>
          <w:rStyle w:val="Accentuation"/>
          <w:rFonts w:eastAsia="Century Schoolbook" w:cs="Century Schoolbook"/>
          <w:bCs/>
          <w:i w:val="0"/>
          <w:iCs w:val="0"/>
          <w:color w:val="auto"/>
          <w:kern w:val="0"/>
        </w:rPr>
        <w:t>Råberg et al., 2007)</w:t>
      </w:r>
      <w:r>
        <w:rPr>
          <w:rFonts w:eastAsia="Century Schoolbook" w:cs="Century Schoolbook"/>
          <w:color w:val="auto"/>
        </w:rPr>
        <w:t>. Of note,</w:t>
      </w:r>
      <w:r>
        <w:rPr>
          <w:rStyle w:val="Accentuation"/>
          <w:rFonts w:eastAsia="Century Schoolbook" w:cs="Century Schoolbook"/>
          <w:bCs/>
          <w:i w:val="0"/>
          <w:iCs w:val="0"/>
          <w:color w:val="auto"/>
          <w:kern w:val="0"/>
        </w:rPr>
        <w:t xml:space="preserve"> </w:t>
      </w:r>
      <w:r>
        <w:rPr>
          <w:rStyle w:val="Accentuation"/>
          <w:bCs/>
          <w:i w:val="0"/>
          <w:iCs w:val="0"/>
          <w:color w:val="auto"/>
        </w:rPr>
        <w:t>tolerance (in absolute value) is measured as the slop</w:t>
      </w:r>
      <w:r>
        <w:rPr>
          <w:rStyle w:val="Accentuation"/>
          <w:i w:val="0"/>
          <w:iCs w:val="0"/>
          <w:color w:val="auto"/>
        </w:rPr>
        <w:t xml:space="preserve">e α </w:t>
      </w:r>
      <w:r>
        <w:rPr>
          <w:rStyle w:val="Accentuation"/>
          <w:bCs/>
          <w:i w:val="0"/>
          <w:iCs w:val="0"/>
          <w:color w:val="auto"/>
        </w:rPr>
        <w:t>of the linear regression of</w:t>
      </w:r>
      <w:r>
        <w:rPr>
          <w:rStyle w:val="Accentuation"/>
          <w:bCs/>
          <w:i w:val="0"/>
          <w:iCs w:val="0"/>
          <w:color w:val="auto"/>
          <w:kern w:val="0"/>
        </w:rPr>
        <w:t xml:space="preserve"> parasite load (x) on maximum relative weight loss (y) of equation y </w:t>
      </w:r>
      <w:r>
        <w:rPr>
          <w:rStyle w:val="Accentuation"/>
          <w:i w:val="0"/>
          <w:iCs w:val="0"/>
          <w:color w:val="auto"/>
          <w:kern w:val="0"/>
        </w:rPr>
        <w:t xml:space="preserve">= αx + β </w:t>
      </w:r>
      <w:r>
        <w:rPr>
          <w:rStyle w:val="Accentuation"/>
          <w:bCs/>
          <w:i w:val="0"/>
          <w:iCs w:val="0"/>
          <w:color w:val="auto"/>
          <w:kern w:val="0"/>
        </w:rPr>
        <w:t>(</w:t>
      </w:r>
      <w:r>
        <w:rPr>
          <w:rStyle w:val="Accentuation"/>
          <w:i w:val="0"/>
          <w:iCs w:val="0"/>
          <w:color w:val="auto"/>
          <w:kern w:val="0"/>
        </w:rPr>
        <w:t>α</w:t>
      </w:r>
      <w:r>
        <w:rPr>
          <w:rStyle w:val="Accentuation"/>
          <w:bCs/>
          <w:i w:val="0"/>
          <w:iCs w:val="0"/>
          <w:color w:val="auto"/>
          <w:kern w:val="0"/>
        </w:rPr>
        <w:t xml:space="preserve"> being the slope and </w:t>
      </w:r>
      <w:r>
        <w:rPr>
          <w:rStyle w:val="Accentuation"/>
          <w:i w:val="0"/>
          <w:iCs w:val="0"/>
          <w:color w:val="auto"/>
          <w:kern w:val="0"/>
        </w:rPr>
        <w:t>β</w:t>
      </w:r>
      <w:r>
        <w:rPr>
          <w:rStyle w:val="Accentuation"/>
          <w:bCs/>
          <w:i w:val="0"/>
          <w:iCs w:val="0"/>
          <w:color w:val="auto"/>
          <w:kern w:val="0"/>
        </w:rPr>
        <w:t xml:space="preserve"> the intercept, 0 in our case). Therefore, tolerance is expressed as </w:t>
      </w:r>
      <w:r>
        <w:rPr>
          <w:rStyle w:val="Accentuation"/>
          <w:i w:val="0"/>
          <w:iCs w:val="0"/>
          <w:color w:val="auto"/>
          <w:kern w:val="0"/>
        </w:rPr>
        <w:t>α</w:t>
      </w:r>
      <w:r>
        <w:rPr>
          <w:rStyle w:val="Accentuation"/>
          <w:bCs/>
          <w:i w:val="0"/>
          <w:iCs w:val="0"/>
          <w:color w:val="auto"/>
          <w:kern w:val="0"/>
        </w:rPr>
        <w:t xml:space="preserve"> = y/x – </w:t>
      </w:r>
      <w:r>
        <w:rPr>
          <w:rStyle w:val="Accentuation"/>
          <w:i w:val="0"/>
          <w:iCs w:val="0"/>
          <w:color w:val="auto"/>
          <w:kern w:val="0"/>
        </w:rPr>
        <w:t>β</w:t>
      </w:r>
      <w:r>
        <w:rPr>
          <w:rStyle w:val="Accentuation"/>
          <w:bCs/>
          <w:i w:val="0"/>
          <w:iCs w:val="0"/>
          <w:color w:val="auto"/>
          <w:kern w:val="0"/>
        </w:rPr>
        <w:t xml:space="preserve">. As x and y/x are by definition not independent, testing the correlation between resistance and tolerance can lead to spurious </w:t>
      </w:r>
      <w:r>
        <w:rPr>
          <w:rStyle w:val="Accentuation"/>
          <w:i w:val="0"/>
          <w:iCs w:val="0"/>
          <w:color w:val="auto"/>
          <w:kern w:val="0"/>
        </w:rPr>
        <w:t xml:space="preserve">correlation (Brett, 2004). </w:t>
      </w:r>
      <w:r>
        <w:rPr>
          <w:rStyle w:val="Accentuation"/>
          <w:rFonts w:eastAsia="Century Schoolbook" w:cs="Century Schoolbook"/>
          <w:i w:val="0"/>
          <w:iCs w:val="0"/>
          <w:color w:val="auto"/>
          <w:kern w:val="0"/>
        </w:rPr>
        <w:t xml:space="preserve">To alleviate the dangers of this statistical artifact, we additionally tested differences in resistance, impact on health and tolerance between mouse strains separately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 </w:t>
      </w:r>
      <w:r>
        <w:rPr>
          <w:color w:val="auto"/>
        </w:rPr>
        <w:t>Correlations were tested using Spearman’s rank correlation.</w:t>
      </w:r>
    </w:p>
    <w:p w14:paraId="29F700A2" w14:textId="77777777" w:rsidR="00E007B5" w:rsidRDefault="00500889">
      <w:r>
        <w:rPr>
          <w:color w:val="000000"/>
        </w:rPr>
        <w:t>All analyses were performed using R version 3.5.2 (R Development Core Team, 2018; negative binomial</w:t>
      </w:r>
      <w:r>
        <w:rPr>
          <w:rFonts w:eastAsia="Century Schoolbook" w:cs="Century Schoolbook"/>
          <w:color w:val="000000"/>
        </w:rPr>
        <w:t>: function glm.nb from R package MASS (Venables &amp; Ripley, 2002); ZIBN: function zeroinfl from R package pscl (</w:t>
      </w:r>
      <w:r>
        <w:rPr>
          <w:rFonts w:eastAsia="Century Schoolbook" w:cs="Century Schoolbook"/>
          <w:color w:val="auto"/>
        </w:rPr>
        <w:t>Jackman, 2017; Zeileis, Kleiber, &amp; Jackman, 2008)</w:t>
      </w:r>
      <w:r>
        <w:rPr>
          <w:rFonts w:eastAsia="Century Schoolbook" w:cs="Century Schoolbook"/>
          <w:color w:val="000000"/>
        </w:rPr>
        <w:t xml:space="preserve">; linear model: function lm from R core package stats; mean and 95% confidence intervals: function ggpredict from R package ggeffect (Lüdecke, 2018)). </w:t>
      </w:r>
      <w:r>
        <w:rPr>
          <w:color w:val="000000"/>
        </w:rPr>
        <w:t>Graphics were prod</w:t>
      </w:r>
      <w:r>
        <w:t>uced using the R package ggplot2 (Wickham, 2016) and compiled using the free software inkscape (</w:t>
      </w:r>
      <w:hyperlink r:id="rId8">
        <w:r>
          <w:rPr>
            <w:rStyle w:val="InternetLink"/>
            <w:color w:val="2A6099"/>
            <w:u w:val="none"/>
          </w:rPr>
          <w:t>https://inkscape.org</w:t>
        </w:r>
      </w:hyperlink>
      <w:r>
        <w:t>). Co</w:t>
      </w:r>
      <w:r>
        <w:rPr>
          <w:color w:val="000000"/>
        </w:rPr>
        <w:t xml:space="preserve">de and data used for this article can be found at: </w:t>
      </w:r>
      <w:hyperlink r:id="rId9">
        <w:r>
          <w:rPr>
            <w:rStyle w:val="InternetLink"/>
            <w:color w:val="2A6099"/>
            <w:u w:val="none"/>
          </w:rPr>
          <w:t>https://github.com/alicebalard/Article_RelatedParasitesResTol</w:t>
        </w:r>
      </w:hyperlink>
    </w:p>
    <w:p w14:paraId="03E01980" w14:textId="77777777" w:rsidR="00E007B5" w:rsidRDefault="00500889">
      <w:pPr>
        <w:pStyle w:val="Titre1"/>
        <w:jc w:val="both"/>
      </w:pPr>
      <w:r>
        <w:lastRenderedPageBreak/>
        <w:t>Results</w:t>
      </w:r>
    </w:p>
    <w:p w14:paraId="473F0463" w14:textId="77777777" w:rsidR="00E007B5" w:rsidRDefault="00500889">
      <w:pPr>
        <w:pStyle w:val="Titre2"/>
        <w:rPr>
          <w:color w:val="auto"/>
        </w:rPr>
      </w:pPr>
      <w:r>
        <w:rPr>
          <w:color w:val="auto"/>
        </w:rPr>
        <w:t>1. General</w:t>
      </w:r>
    </w:p>
    <w:p w14:paraId="57982F57" w14:textId="64EDEC0D" w:rsidR="00E007B5" w:rsidRDefault="00500889">
      <w:r>
        <w:rPr>
          <w:color w:val="auto"/>
        </w:rPr>
        <w:t xml:space="preserve">Parasites of all isolates successfully infected all mouse strains (at the exception of 5 individuals infected by </w:t>
      </w:r>
      <w:r>
        <w:rPr>
          <w:i/>
          <w:color w:val="auto"/>
        </w:rPr>
        <w:t>E. falciformis</w:t>
      </w:r>
      <w:r>
        <w:rPr>
          <w:color w:val="auto"/>
        </w:rPr>
        <w:t xml:space="preserve"> isolate Brandenburg88 that died or had to be sacrificed due to a strong weight loss before the peak of shedding for this parasite), meaning that no “qualitative infection resistance” (</w:t>
      </w:r>
      <w:r>
        <w:rPr>
          <w:i/>
          <w:iCs/>
          <w:color w:val="auto"/>
        </w:rPr>
        <w:t>sensu</w:t>
      </w:r>
      <w:r>
        <w:rPr>
          <w:color w:val="auto"/>
        </w:rPr>
        <w:t xml:space="preserve"> Gandon &amp; Michalakis (2000)) was detected. For </w:t>
      </w:r>
      <w:r>
        <w:rPr>
          <w:i/>
          <w:color w:val="auto"/>
        </w:rPr>
        <w:t xml:space="preserve">E. ferrisi </w:t>
      </w:r>
      <w:r>
        <w:rPr>
          <w:color w:val="auto"/>
        </w:rPr>
        <w:t xml:space="preserve">(both isolates Brandenburg139 and Brandenburg64), the pre-patent period was 5 dpi and the median day of maximal oocyst shedding was 6 dpi (standard deviation sd=0.7 and 0.9, respectively). The median day of maximum weight loss was 5 dpi </w:t>
      </w:r>
      <w:ins w:id="71" w:author="Thierry Balard" w:date="2020-05-20T12:17:00Z">
        <w:r w:rsidR="00324FE7">
          <w:rPr>
            <w:color w:val="auto"/>
          </w:rPr>
          <w:t>dpi est employé plusieurs fois mais n’est pas défini</w:t>
        </w:r>
      </w:ins>
      <w:ins w:id="72" w:author="Thierry Balard" w:date="2020-05-20T12:34:00Z">
        <w:r w:rsidR="004921C8">
          <w:rPr>
            <w:color w:val="auto"/>
          </w:rPr>
          <w:t>? On comprend avec la figure</w:t>
        </w:r>
      </w:ins>
      <w:ins w:id="73" w:author="Thierry Balard" w:date="2020-05-20T12:35:00Z">
        <w:r w:rsidR="004921C8">
          <w:rPr>
            <w:color w:val="auto"/>
          </w:rPr>
          <w:t xml:space="preserve"> 2 </w:t>
        </w:r>
      </w:ins>
      <w:ins w:id="74" w:author="Thierry Balard" w:date="2020-05-20T12:18:00Z">
        <w:r w:rsidR="00324FE7">
          <w:rPr>
            <w:color w:val="auto"/>
          </w:rPr>
          <w:t>day p</w:t>
        </w:r>
      </w:ins>
      <w:ins w:id="75" w:author="Thierry Balard" w:date="2020-05-20T12:34:00Z">
        <w:r w:rsidR="004921C8">
          <w:rPr>
            <w:color w:val="auto"/>
          </w:rPr>
          <w:t>ost infection</w:t>
        </w:r>
      </w:ins>
      <w:ins w:id="76" w:author="Thierry Balard" w:date="2020-05-20T12:18:00Z">
        <w:r w:rsidR="00324FE7">
          <w:rPr>
            <w:color w:val="auto"/>
          </w:rPr>
          <w:t xml:space="preserve"> C’est une abbreviation connue</w:t>
        </w:r>
      </w:ins>
      <w:ins w:id="77" w:author="Thierry Balard" w:date="2020-05-20T12:35:00Z">
        <w:r w:rsidR="004921C8">
          <w:rPr>
            <w:color w:val="auto"/>
          </w:rPr>
          <w:t xml:space="preserve"> ?</w:t>
        </w:r>
      </w:ins>
      <w:ins w:id="78" w:author="Thierry Balard" w:date="2020-05-20T12:18:00Z">
        <w:r w:rsidR="00324FE7">
          <w:rPr>
            <w:color w:val="auto"/>
          </w:rPr>
          <w:t xml:space="preserve"> </w:t>
        </w:r>
      </w:ins>
      <w:r>
        <w:rPr>
          <w:color w:val="auto"/>
        </w:rPr>
        <w:t xml:space="preserve">for both isolates (sd=2.1 and 1.7 respectively). For </w:t>
      </w:r>
      <w:r>
        <w:rPr>
          <w:i/>
          <w:color w:val="auto"/>
        </w:rPr>
        <w:t>E</w:t>
      </w:r>
      <w:r>
        <w:rPr>
          <w:i/>
          <w:color w:val="000000"/>
        </w:rPr>
        <w:t>. falciformis</w:t>
      </w:r>
      <w:r>
        <w:rPr>
          <w:color w:val="000000"/>
        </w:rPr>
        <w:t xml:space="preserve"> (isolate Brandenburg88) pre-patency was 7 dpi, median day of maximal shedding was 8 d</w:t>
      </w:r>
      <w:r>
        <w:rPr>
          <w:color w:val="auto"/>
        </w:rPr>
        <w:t>pi (sd=1.3) and median day of maximal weight loss 9 dpi (sd=1.6)(</w:t>
      </w:r>
      <w:r>
        <w:rPr>
          <w:b/>
          <w:color w:val="auto"/>
        </w:rPr>
        <w:t>Figure 2</w:t>
      </w:r>
      <w:r>
        <w:rPr>
          <w:color w:val="auto"/>
        </w:rPr>
        <w:t xml:space="preserve">). Of note a considerable number of mice infected with this isolate (13 out of 56 = 23%) died or had to be sacrificed at humane end points less than 3 days after the oocysts shedding peak for the group, all belonging to </w:t>
      </w:r>
      <w:r>
        <w:rPr>
          <w:i/>
          <w:iCs/>
          <w:color w:val="auto"/>
        </w:rPr>
        <w:t>M. m. musculus</w:t>
      </w:r>
      <w:r>
        <w:rPr>
          <w:color w:val="auto"/>
        </w:rPr>
        <w:t xml:space="preserve"> subspecies (PWD, BUSNA, or their F1 PWD-BUSNA; 5 died at dpi 8, 5 at dpi 9, 3 at dpi 10). </w:t>
      </w:r>
      <w:r>
        <w:rPr>
          <w:i/>
          <w:color w:val="auto"/>
        </w:rPr>
        <w:t xml:space="preserve">E. falciformis </w:t>
      </w:r>
      <w:r>
        <w:rPr>
          <w:color w:val="auto"/>
        </w:rPr>
        <w:t xml:space="preserve">isolate Brandenburg88 was more lethal for the </w:t>
      </w:r>
      <w:r>
        <w:rPr>
          <w:i/>
          <w:iCs/>
          <w:color w:val="auto"/>
        </w:rPr>
        <w:t>M. m. musculus</w:t>
      </w:r>
      <w:r>
        <w:rPr>
          <w:color w:val="auto"/>
        </w:rPr>
        <w:t xml:space="preserve"> mice strains than for the other strains (</w:t>
      </w:r>
      <w:r>
        <w:rPr>
          <w:iCs/>
          <w:color w:val="auto"/>
        </w:rPr>
        <w:t>χ</w:t>
      </w:r>
      <w:r>
        <w:rPr>
          <w:color w:val="auto"/>
          <w:vertAlign w:val="superscript"/>
        </w:rPr>
        <w:t>2</w:t>
      </w:r>
      <w:r>
        <w:rPr>
          <w:color w:val="auto"/>
          <w:vertAlign w:val="subscript"/>
        </w:rPr>
        <w:t xml:space="preserve">7 </w:t>
      </w:r>
      <w:r>
        <w:rPr>
          <w:color w:val="auto"/>
        </w:rPr>
        <w:t xml:space="preserve">= 31.96, P&lt;0.001; </w:t>
      </w:r>
      <w:r>
        <w:rPr>
          <w:b/>
          <w:bCs/>
          <w:color w:val="auto"/>
        </w:rPr>
        <w:t>Table 2</w:t>
      </w:r>
      <w:r>
        <w:rPr>
          <w:color w:val="auto"/>
        </w:rPr>
        <w:t>).</w:t>
      </w:r>
    </w:p>
    <w:p w14:paraId="045D1398" w14:textId="77777777" w:rsidR="00E007B5" w:rsidRDefault="00500889">
      <w:pPr>
        <w:pStyle w:val="Titre2"/>
        <w:rPr>
          <w:color w:val="auto"/>
        </w:rPr>
      </w:pPr>
      <w:r>
        <w:rPr>
          <w:color w:val="auto"/>
        </w:rPr>
        <w:t xml:space="preserve">3. No indication of local adaptation of </w:t>
      </w:r>
      <w:r>
        <w:rPr>
          <w:i/>
          <w:iCs/>
          <w:color w:val="auto"/>
        </w:rPr>
        <w:t>E. ferrisi</w:t>
      </w:r>
    </w:p>
    <w:p w14:paraId="01C572C8" w14:textId="77777777" w:rsidR="00E007B5" w:rsidRDefault="00500889">
      <w:pPr>
        <w:rPr>
          <w:color w:val="auto"/>
        </w:rPr>
      </w:pPr>
      <w:r>
        <w:rPr>
          <w:color w:val="auto"/>
        </w:rPr>
        <w:t xml:space="preserve">We tested if our proxies for resistance, impact on weight and tolerance were different between the four parental mouse strains and between both </w:t>
      </w:r>
      <w:r>
        <w:rPr>
          <w:i/>
          <w:iCs/>
          <w:color w:val="auto"/>
        </w:rPr>
        <w:t>E. ferrisi</w:t>
      </w:r>
      <w:r>
        <w:rPr>
          <w:color w:val="auto"/>
        </w:rPr>
        <w:t xml:space="preserve"> infection group (isolate Brandenburg64 and Brandenburg139). Maximum parasite load differed between mouse strains (LRT: G=25.5, df=6, P&lt;0.001), but the interaction term mouse strain-parasite isolate was non </w:t>
      </w:r>
      <w:r>
        <w:rPr>
          <w:color w:val="auto"/>
        </w:rPr>
        <w:lastRenderedPageBreak/>
        <w:t>significant (LRT: 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color w:val="auto"/>
        </w:rPr>
        <w:t>Figure 3</w:t>
      </w:r>
      <w:r>
        <w:rPr>
          <w:color w:val="auto"/>
        </w:rPr>
        <w:t>).</w:t>
      </w:r>
      <w:r>
        <w:rPr>
          <w:rFonts w:eastAsia="Century Schoolbook" w:cs="Century Schoolbook"/>
          <w:bCs/>
          <w:color w:val="auto"/>
        </w:rPr>
        <w:t xml:space="preserve"> </w:t>
      </w:r>
      <w:r>
        <w:rPr>
          <w:color w:val="auto"/>
        </w:rPr>
        <w:t>Our results do not indicate either (1) an increased reproduction of each parasite in its matching host or (2)</w:t>
      </w:r>
      <w:r>
        <w:rPr>
          <w:bCs/>
          <w:color w:val="auto"/>
        </w:rPr>
        <w:t xml:space="preserve"> a higher tolerance of host infected by its matching parasite despite similar parasite reproductive output. Thus they do not support the hypothesis of l</w:t>
      </w:r>
      <w:r>
        <w:rPr>
          <w:color w:val="auto"/>
        </w:rPr>
        <w:t xml:space="preserve">ocal adaptation between </w:t>
      </w:r>
      <w:r>
        <w:rPr>
          <w:bCs/>
          <w:i/>
          <w:iCs/>
          <w:color w:val="auto"/>
        </w:rPr>
        <w:t>E. ferrisi</w:t>
      </w:r>
      <w:r>
        <w:rPr>
          <w:bCs/>
          <w:color w:val="auto"/>
        </w:rPr>
        <w:t xml:space="preserve"> and its</w:t>
      </w:r>
      <w:r>
        <w:rPr>
          <w:color w:val="auto"/>
        </w:rPr>
        <w:t xml:space="preserve"> host. </w:t>
      </w:r>
    </w:p>
    <w:p w14:paraId="0ED11DDA" w14:textId="77777777" w:rsidR="00E007B5" w:rsidRDefault="00500889">
      <w:pPr>
        <w:pStyle w:val="Titre2"/>
        <w:rPr>
          <w:color w:val="FF0000"/>
        </w:rPr>
      </w:pPr>
      <w:r>
        <w:rPr>
          <w:bCs/>
          <w:color w:val="auto"/>
          <w:sz w:val="24"/>
          <w:szCs w:val="24"/>
        </w:rPr>
        <w:t xml:space="preserve">4. </w:t>
      </w:r>
      <w:r>
        <w:rPr>
          <w:bCs/>
          <w:color w:val="auto"/>
        </w:rPr>
        <w:t xml:space="preserve">Resistance and tolerance to </w:t>
      </w:r>
      <w:r>
        <w:rPr>
          <w:bCs/>
          <w:i/>
          <w:iCs/>
          <w:color w:val="auto"/>
        </w:rPr>
        <w:t xml:space="preserve">E. ferrisi </w:t>
      </w:r>
      <w:r>
        <w:rPr>
          <w:bCs/>
          <w:color w:val="auto"/>
        </w:rPr>
        <w:t>isolate Brandenburg64 are uncoupled</w:t>
      </w:r>
    </w:p>
    <w:p w14:paraId="0772FAB5" w14:textId="77777777" w:rsidR="00E007B5" w:rsidRDefault="00500889">
      <w:r>
        <w:rPr>
          <w:rFonts w:eastAsia="Century Schoolbook" w:cs="Century Schoolbook"/>
          <w:color w:val="auto"/>
        </w:rPr>
        <w:t xml:space="preserve">We tested coupling between resistance and tolerance for </w:t>
      </w:r>
      <w:r>
        <w:rPr>
          <w:rFonts w:eastAsia="Century Schoolbook" w:cs="Century Schoolbook"/>
          <w:i/>
          <w:iCs/>
          <w:color w:val="auto"/>
        </w:rPr>
        <w:t>E. ferrisi</w:t>
      </w:r>
      <w:r>
        <w:rPr>
          <w:rFonts w:eastAsia="Century Schoolbook" w:cs="Century Schoolbook"/>
          <w:color w:val="auto"/>
        </w:rPr>
        <w:t xml:space="preserve"> isolate Brandenburg64 in our eight mouse strains. First, we tested whether our proxies for resistance, impact on weight and tolerance were different between the four mouse strains. We found the maximum number of OPG and relative weight loss to be statistically different between mouse strains (LRT: maximum number of OPG: G=26.6, df=7, P&lt;0.001; </w:t>
      </w:r>
      <w:r>
        <w:rPr>
          <w:rFonts w:eastAsia="Century Schoolbook" w:cs="Century Schoolbook"/>
          <w:b/>
          <w:bCs/>
          <w:color w:val="auto"/>
        </w:rPr>
        <w:t>Figure 4A</w:t>
      </w:r>
      <w:r>
        <w:rPr>
          <w:rFonts w:eastAsia="Century Schoolbook" w:cs="Century Schoolbook"/>
          <w:color w:val="auto"/>
        </w:rPr>
        <w:t xml:space="preserve">; maximum relative weight loss: G=21.5, df=7, P&lt;0.01; </w:t>
      </w:r>
      <w:r>
        <w:rPr>
          <w:rFonts w:eastAsia="Century Schoolbook" w:cs="Century Schoolbook"/>
          <w:b/>
          <w:bCs/>
          <w:color w:val="auto"/>
        </w:rPr>
        <w:t>Figure 4B</w:t>
      </w:r>
      <w:r>
        <w:rPr>
          <w:rFonts w:eastAsia="Century Schoolbook" w:cs="Century Schoolbook"/>
          <w:color w:val="auto"/>
        </w:rPr>
        <w:t xml:space="preserve">). Tolerance was not found to significantly differ between mouse strains for this parasite isolate (LRT: G=6.8, df=7, P=0.45; </w:t>
      </w:r>
      <w:r>
        <w:rPr>
          <w:rFonts w:eastAsia="Century Schoolbook" w:cs="Century Schoolbook"/>
          <w:b/>
          <w:bCs/>
          <w:color w:val="auto"/>
        </w:rPr>
        <w:t>Figure 4C</w:t>
      </w:r>
      <w:r>
        <w:rPr>
          <w:rFonts w:eastAsia="Century Schoolbook" w:cs="Century Schoolbook"/>
          <w:color w:val="auto"/>
        </w:rPr>
        <w:t>).</w:t>
      </w:r>
    </w:p>
    <w:p w14:paraId="6108B94F" w14:textId="77777777" w:rsidR="00E007B5" w:rsidRDefault="00500889">
      <w:pPr>
        <w:rPr>
          <w:color w:val="auto"/>
        </w:rPr>
      </w:pPr>
      <w:r>
        <w:rPr>
          <w:rFonts w:eastAsia="Century Schoolbook" w:cs="Century Schoolbook"/>
          <w:color w:val="auto"/>
        </w:rPr>
        <w:t xml:space="preserve">We found a non significant positive correlation between resistance (inverse of maximum number of OPG) and impact on health (maximum weight loss) (Spearman's rho=0.69, P=0.07, N=8; </w:t>
      </w:r>
      <w:r>
        <w:rPr>
          <w:rFonts w:eastAsia="Century Schoolbook" w:cs="Century Schoolbook"/>
          <w:b/>
          <w:bCs/>
          <w:color w:val="auto"/>
        </w:rPr>
        <w:t>Figure 4D</w:t>
      </w:r>
      <w:r>
        <w:rPr>
          <w:rFonts w:eastAsia="Century Schoolbook" w:cs="Century Schoolbook"/>
          <w:color w:val="auto"/>
        </w:rPr>
        <w:t xml:space="preserve">). Eventually, we did not find a correlation between resistance (inverse of maximum number of OPG) and tolerance (inverse of slope of maximum weight loss on maximum OPG) (Spearman's rho=0, P=1, N=8; </w:t>
      </w:r>
      <w:r>
        <w:rPr>
          <w:rFonts w:eastAsia="Century Schoolbook" w:cs="Century Schoolbook"/>
          <w:b/>
          <w:bCs/>
          <w:color w:val="auto"/>
        </w:rPr>
        <w:t>Figure 4E</w:t>
      </w:r>
      <w:r>
        <w:rPr>
          <w:rFonts w:eastAsia="Century Schoolbook" w:cs="Century Schoolbook"/>
          <w:color w:val="auto"/>
        </w:rPr>
        <w:t xml:space="preserve">). </w:t>
      </w:r>
    </w:p>
    <w:p w14:paraId="26B9F773" w14:textId="77777777" w:rsidR="00E007B5" w:rsidRDefault="00500889">
      <w:r>
        <w:rPr>
          <w:rFonts w:eastAsia="Century Schoolbook" w:cs="Century Schoolbook"/>
          <w:color w:val="auto"/>
        </w:rPr>
        <w:lastRenderedPageBreak/>
        <w:t>In conclusion, we did not find indications</w:t>
      </w:r>
      <w:bookmarkStart w:id="79" w:name="__DdeLink__2529_1554123392"/>
      <w:r>
        <w:rPr>
          <w:rFonts w:eastAsia="Century Schoolbook" w:cs="Century Schoolbook"/>
          <w:color w:val="auto"/>
        </w:rPr>
        <w:t xml:space="preserve"> of resistance-tolerance coupling for </w:t>
      </w:r>
      <w:r>
        <w:rPr>
          <w:rFonts w:eastAsia="Century Schoolbook" w:cs="Century Schoolbook"/>
          <w:i/>
          <w:iCs/>
          <w:color w:val="auto"/>
        </w:rPr>
        <w:t>E. ferrisi</w:t>
      </w:r>
      <w:r>
        <w:rPr>
          <w:rFonts w:eastAsia="Century Schoolbook" w:cs="Century Schoolbook"/>
          <w:color w:val="auto"/>
        </w:rPr>
        <w:t xml:space="preserve"> isolate Brandenburg64</w:t>
      </w:r>
      <w:bookmarkEnd w:id="79"/>
      <w:r>
        <w:rPr>
          <w:rFonts w:eastAsia="Century Schoolbook" w:cs="Century Schoolbook"/>
          <w:color w:val="auto"/>
        </w:rPr>
        <w:t>, the different mouse strains infected by this parasite presenting a similar level of tolerance while showing an effect of quantitative resistance on health.</w:t>
      </w:r>
    </w:p>
    <w:p w14:paraId="4756B1E5" w14:textId="77777777" w:rsidR="00E007B5" w:rsidRDefault="00500889">
      <w:pPr>
        <w:pStyle w:val="Titre2"/>
        <w:rPr>
          <w:color w:val="auto"/>
        </w:rPr>
      </w:pPr>
      <w:r>
        <w:rPr>
          <w:color w:val="auto"/>
        </w:rPr>
        <w:t xml:space="preserve">5. Coupling between resistance and tolerance to </w:t>
      </w:r>
      <w:r>
        <w:rPr>
          <w:i/>
          <w:iCs/>
          <w:color w:val="auto"/>
        </w:rPr>
        <w:t>E. falciformis</w:t>
      </w:r>
    </w:p>
    <w:p w14:paraId="63F38418" w14:textId="77777777" w:rsidR="00E007B5" w:rsidRDefault="00500889">
      <w:pPr>
        <w:rPr>
          <w:color w:val="auto"/>
        </w:rPr>
      </w:pPr>
      <w:r>
        <w:rPr>
          <w:rFonts w:eastAsia="Century Schoolbook" w:cs="Century Schoolbook"/>
          <w:color w:val="auto"/>
        </w:rPr>
        <w:t xml:space="preserve">We then tested coupling between resistance and tolerance for </w:t>
      </w:r>
      <w:r>
        <w:rPr>
          <w:rFonts w:eastAsia="Century Schoolbook" w:cs="Century Schoolbook"/>
          <w:i/>
          <w:iCs/>
          <w:color w:val="auto"/>
        </w:rPr>
        <w:t>E. falciformis</w:t>
      </w:r>
      <w:r>
        <w:rPr>
          <w:rFonts w:eastAsia="Century Schoolbook" w:cs="Century Schoolbook"/>
          <w:color w:val="auto"/>
        </w:rPr>
        <w:t xml:space="preserve"> isolate Brandenburg88 in our eight mouse strains. First, we tested if our proxies for resistance, impact on weight and tolerance were different between the four mouse strains. We found the maximum number of OPG and relative weight loss to be statistically different between mouse strains (LRT: maximum number of OPG: </w:t>
      </w:r>
      <w:bookmarkStart w:id="80" w:name="rstudio_console_output2"/>
      <w:bookmarkEnd w:id="80"/>
      <w:r>
        <w:rPr>
          <w:rFonts w:eastAsia="Century Schoolbook" w:cs="Century Schoolbook"/>
          <w:color w:val="auto"/>
        </w:rPr>
        <w:t xml:space="preserve">G=28.6, df=14, P=0.012; </w:t>
      </w:r>
      <w:r>
        <w:rPr>
          <w:rFonts w:eastAsia="Century Schoolbook" w:cs="Century Schoolbook"/>
          <w:b/>
          <w:bCs/>
          <w:color w:val="auto"/>
        </w:rPr>
        <w:t>Figure 5A</w:t>
      </w:r>
      <w:r>
        <w:rPr>
          <w:rFonts w:eastAsia="Century Schoolbook" w:cs="Century Schoolbook"/>
          <w:color w:val="auto"/>
        </w:rPr>
        <w:t>; maximum relative weight loss:</w:t>
      </w:r>
      <w:bookmarkStart w:id="81" w:name="rstudio_console_output3"/>
      <w:bookmarkEnd w:id="81"/>
      <w:r>
        <w:rPr>
          <w:rFonts w:eastAsia="Century Schoolbook" w:cs="Century Schoolbook"/>
          <w:color w:val="auto"/>
        </w:rPr>
        <w:t xml:space="preserve"> G=21, df=7, P&lt;0.01; </w:t>
      </w:r>
      <w:r>
        <w:rPr>
          <w:rFonts w:eastAsia="Century Schoolbook" w:cs="Century Schoolbook"/>
          <w:b/>
          <w:bCs/>
          <w:color w:val="auto"/>
        </w:rPr>
        <w:t>Figure 5B</w:t>
      </w:r>
      <w:r>
        <w:rPr>
          <w:rFonts w:eastAsia="Century Schoolbook" w:cs="Century Schoolbook"/>
          <w:color w:val="auto"/>
        </w:rPr>
        <w:t xml:space="preserve">). Finally, contrary to our results on </w:t>
      </w:r>
      <w:r>
        <w:rPr>
          <w:rFonts w:eastAsia="Century Schoolbook" w:cs="Century Schoolbook"/>
          <w:i/>
          <w:iCs/>
          <w:color w:val="auto"/>
        </w:rPr>
        <w:t>E. ferrisi</w:t>
      </w:r>
      <w:r>
        <w:rPr>
          <w:rFonts w:eastAsia="Century Schoolbook" w:cs="Century Schoolbook"/>
          <w:color w:val="auto"/>
        </w:rPr>
        <w:t xml:space="preserve"> isolate Brandenburg64, the tolerance slopes for </w:t>
      </w:r>
      <w:r>
        <w:rPr>
          <w:rFonts w:eastAsia="Century Schoolbook" w:cs="Century Schoolbook"/>
          <w:i/>
          <w:iCs/>
          <w:color w:val="auto"/>
        </w:rPr>
        <w:t>E. falciformis</w:t>
      </w:r>
      <w:r>
        <w:rPr>
          <w:rFonts w:eastAsia="Century Schoolbook" w:cs="Century Schoolbook"/>
          <w:color w:val="auto"/>
        </w:rPr>
        <w:t xml:space="preserve"> isolate Brandenburg88 were different between mouse strai</w:t>
      </w:r>
      <w:bookmarkStart w:id="82" w:name="rstudio_console_output4"/>
      <w:bookmarkEnd w:id="82"/>
      <w:r>
        <w:rPr>
          <w:rFonts w:eastAsia="Century Schoolbook" w:cs="Century Schoolbook"/>
          <w:color w:val="auto"/>
        </w:rPr>
        <w:t>ns (LRT:</w:t>
      </w:r>
      <w:bookmarkStart w:id="83" w:name="rstudio_console_output5"/>
      <w:bookmarkEnd w:id="83"/>
      <w:r>
        <w:rPr>
          <w:rFonts w:eastAsia="Century Schoolbook" w:cs="Century Schoolbook"/>
          <w:color w:val="auto"/>
        </w:rPr>
        <w:t xml:space="preserve"> G=13.9, df=7, P=0.05; </w:t>
      </w:r>
      <w:r>
        <w:rPr>
          <w:rFonts w:eastAsia="Century Schoolbook" w:cs="Century Schoolbook"/>
          <w:b/>
          <w:bCs/>
          <w:color w:val="auto"/>
        </w:rPr>
        <w:t>Figure 5C</w:t>
      </w:r>
      <w:r>
        <w:rPr>
          <w:rFonts w:eastAsia="Century Schoolbook" w:cs="Century Schoolbook"/>
          <w:color w:val="auto"/>
        </w:rPr>
        <w:t>).</w:t>
      </w:r>
    </w:p>
    <w:p w14:paraId="101F67C3" w14:textId="77777777" w:rsidR="00E007B5" w:rsidRDefault="00500889">
      <w:r>
        <w:rPr>
          <w:rFonts w:eastAsia="Century Schoolbook" w:cs="Century Schoolbook"/>
          <w:color w:val="auto"/>
        </w:rPr>
        <w:t xml:space="preserve">We detected a strong negative correlation between (inverse of) resistance (maximum number of OPG) and tolerance (inverse of slope of maximum weight loss on maximum OPG) (Spearman's rank correlation: rho=-0.95, P=0.001; </w:t>
      </w:r>
      <w:r>
        <w:rPr>
          <w:rFonts w:eastAsia="Century Schoolbook" w:cs="Century Schoolbook"/>
          <w:b/>
          <w:bCs/>
          <w:color w:val="auto"/>
        </w:rPr>
        <w:t>Figure 5E</w:t>
      </w:r>
      <w:r>
        <w:rPr>
          <w:rFonts w:eastAsia="Century Schoolbook" w:cs="Century Schoolbook"/>
          <w:color w:val="auto"/>
        </w:rPr>
        <w:t xml:space="preserve">). We conclude that this correlation is unlikely a statistical artifact, as (1) </w:t>
      </w:r>
      <w:r>
        <w:rPr>
          <w:rStyle w:val="Accentuation"/>
          <w:rFonts w:eastAsia="Century Schoolbook" w:cs="Century Schoolbook"/>
          <w:i w:val="0"/>
          <w:iCs w:val="0"/>
          <w:color w:val="auto"/>
          <w:kern w:val="0"/>
        </w:rPr>
        <w:t xml:space="preserve">mouse strains present statistically different values of resistance and tolerance and (2) we found a (non significant) negative correlation between resistance (inverse of maximum number of OPG) and impact on health (maximum weight loss) (Spearman's rank correlation: rho=-0.5, P=0.22; </w:t>
      </w:r>
      <w:r>
        <w:rPr>
          <w:rStyle w:val="Accentuation"/>
          <w:rFonts w:eastAsia="Century Schoolbook" w:cs="Century Schoolbook"/>
          <w:b/>
          <w:bCs/>
          <w:i w:val="0"/>
          <w:iCs w:val="0"/>
          <w:color w:val="auto"/>
          <w:kern w:val="0"/>
        </w:rPr>
        <w:t>Figure 5D</w:t>
      </w:r>
      <w:r>
        <w:rPr>
          <w:rStyle w:val="Accentuation"/>
          <w:rFonts w:eastAsia="Century Schoolbook" w:cs="Century Schoolbook"/>
          <w:i w:val="0"/>
          <w:iCs w:val="0"/>
          <w:color w:val="auto"/>
          <w:kern w:val="0"/>
        </w:rPr>
        <w:t xml:space="preserve">), indicating that mouse strains losing more weight also shed less parasites. </w:t>
      </w:r>
    </w:p>
    <w:p w14:paraId="1FDC4B8E" w14:textId="77777777" w:rsidR="00E007B5" w:rsidRDefault="00500889">
      <w:r>
        <w:rPr>
          <w:rStyle w:val="Accentuation"/>
          <w:rFonts w:eastAsia="Century Schoolbook" w:cs="Century Schoolbook"/>
          <w:i w:val="0"/>
          <w:iCs w:val="0"/>
          <w:color w:val="auto"/>
          <w:kern w:val="0"/>
        </w:rPr>
        <w:t>We conclude that o</w:t>
      </w:r>
      <w:r>
        <w:rPr>
          <w:rFonts w:eastAsia="Century Schoolbook" w:cs="Century Schoolbook"/>
          <w:color w:val="auto"/>
        </w:rPr>
        <w:t xml:space="preserve">ur results indicate the presence of negative resistance-tolerance coupling for </w:t>
      </w:r>
      <w:r>
        <w:rPr>
          <w:rFonts w:eastAsia="Century Schoolbook" w:cs="Century Schoolbook"/>
          <w:i/>
          <w:iCs/>
          <w:color w:val="auto"/>
        </w:rPr>
        <w:t>E. falciformis</w:t>
      </w:r>
      <w:r>
        <w:rPr>
          <w:rFonts w:eastAsia="Century Schoolbook" w:cs="Century Schoolbook"/>
          <w:color w:val="auto"/>
        </w:rPr>
        <w:t xml:space="preserve"> isolate Brandenburg88.</w:t>
      </w:r>
    </w:p>
    <w:p w14:paraId="614B4466" w14:textId="77777777" w:rsidR="00E007B5" w:rsidRDefault="00500889">
      <w:pPr>
        <w:pStyle w:val="Titre1"/>
      </w:pPr>
      <w:bookmarkStart w:id="84" w:name="_mlftpgaod54o"/>
      <w:bookmarkEnd w:id="84"/>
      <w:r>
        <w:lastRenderedPageBreak/>
        <w:t>Discussion</w:t>
      </w:r>
    </w:p>
    <w:p w14:paraId="1F8BF7A4" w14:textId="77777777" w:rsidR="00E007B5" w:rsidRDefault="00500889">
      <w:pPr>
        <w:spacing w:before="113"/>
      </w:pPr>
      <w:r>
        <w:t xml:space="preserve">In this study, </w:t>
      </w:r>
      <w:r>
        <w:rPr>
          <w:color w:val="000000"/>
        </w:rPr>
        <w:t>w</w:t>
      </w:r>
      <w:r>
        <w:t>e assessed resistan</w:t>
      </w:r>
      <w:r>
        <w:rPr>
          <w:color w:val="auto"/>
        </w:rPr>
        <w:t xml:space="preserve">ce and tolerance to two closely related parasites, </w:t>
      </w:r>
      <w:r>
        <w:rPr>
          <w:i/>
          <w:iCs/>
          <w:color w:val="auto"/>
        </w:rPr>
        <w:t>E. ferrisi</w:t>
      </w:r>
      <w:r>
        <w:rPr>
          <w:color w:val="auto"/>
        </w:rPr>
        <w:t xml:space="preserve"> (two isolates) and </w:t>
      </w:r>
      <w:r>
        <w:rPr>
          <w:i/>
          <w:iCs/>
          <w:color w:val="auto"/>
        </w:rPr>
        <w:t>E. falciformis</w:t>
      </w:r>
      <w:r>
        <w:rPr>
          <w:color w:val="auto"/>
        </w:rPr>
        <w:t xml:space="preserve"> (one isolate), in eight different inbred strains. </w:t>
      </w:r>
      <w:r>
        <w:rPr>
          <w:rStyle w:val="Accentuation"/>
          <w:i w:val="0"/>
          <w:iCs w:val="0"/>
          <w:color w:val="auto"/>
        </w:rPr>
        <w:t xml:space="preserve">Understanding this coupling has two major implications. </w:t>
      </w:r>
    </w:p>
    <w:p w14:paraId="57A80859" w14:textId="77777777" w:rsidR="00E007B5" w:rsidRDefault="00500889">
      <w:pPr>
        <w:spacing w:before="113"/>
      </w:pPr>
      <w:r>
        <w:rPr>
          <w:rStyle w:val="Accentuation"/>
          <w:i w:val="0"/>
          <w:iCs w:val="0"/>
          <w:color w:val="auto"/>
        </w:rPr>
        <w:t xml:space="preserve">From a practical “measurement” perspective we can ask whether tolerance can be predicted from resistance, as the latter is easier to measure (e.g. in field sampling). Many </w:t>
      </w:r>
      <w:r>
        <w:rPr>
          <w:color w:val="auto"/>
        </w:rPr>
        <w:t>studies assess the impact of parasites on host fitness based on resistance. If, as we found in</w:t>
      </w:r>
      <w:r>
        <w:rPr>
          <w:rStyle w:val="Accentuation"/>
          <w:i w:val="0"/>
          <w:iCs w:val="0"/>
          <w:color w:val="auto"/>
        </w:rPr>
        <w:t xml:space="preserve"> the present study, resistance and tolerance are decoupled this can be mis</w:t>
      </w:r>
      <w:del w:id="85" w:author="Thierry Balard" w:date="2020-05-20T12:24:00Z">
        <w:r w:rsidDel="00324FE7">
          <w:rPr>
            <w:rStyle w:val="Accentuation"/>
            <w:i w:val="0"/>
            <w:iCs w:val="0"/>
            <w:color w:val="auto"/>
          </w:rPr>
          <w:delText>s</w:delText>
        </w:r>
      </w:del>
      <w:r>
        <w:rPr>
          <w:rStyle w:val="Accentuation"/>
          <w:i w:val="0"/>
          <w:iCs w:val="0"/>
          <w:color w:val="auto"/>
        </w:rPr>
        <w:t>leading. In our host system, the house mice, for exa</w:t>
      </w:r>
      <w:r>
        <w:rPr>
          <w:rStyle w:val="Accentuation"/>
          <w:i w:val="0"/>
          <w:iCs w:val="0"/>
          <w:color w:val="000000"/>
        </w:rPr>
        <w:t>mple, i</w:t>
      </w:r>
      <w:r>
        <w:rPr>
          <w:rStyle w:val="Accentuation"/>
          <w:i w:val="0"/>
          <w:iCs w:val="0"/>
          <w:color w:val="000000"/>
          <w:kern w:val="0"/>
        </w:rPr>
        <w:t xml:space="preserve">t has been shown that hybrids between </w:t>
      </w:r>
      <w:r>
        <w:rPr>
          <w:rStyle w:val="Accentuation"/>
          <w:iCs w:val="0"/>
          <w:color w:val="000000"/>
          <w:kern w:val="0"/>
        </w:rPr>
        <w:t>M. m. domesticus</w:t>
      </w:r>
      <w:r>
        <w:rPr>
          <w:rStyle w:val="Accentuation"/>
          <w:i w:val="0"/>
          <w:iCs w:val="0"/>
          <w:color w:val="000000"/>
          <w:kern w:val="0"/>
        </w:rPr>
        <w:t xml:space="preserve"> and </w:t>
      </w:r>
      <w:r>
        <w:rPr>
          <w:rStyle w:val="Accentuation"/>
          <w:iCs w:val="0"/>
          <w:color w:val="000000"/>
          <w:kern w:val="0"/>
        </w:rPr>
        <w:t>M. m. musculus</w:t>
      </w:r>
      <w:r>
        <w:rPr>
          <w:rStyle w:val="Accentuation"/>
          <w:i w:val="0"/>
          <w:iCs w:val="0"/>
          <w:color w:val="000000"/>
          <w:kern w:val="0"/>
        </w:rPr>
        <w:t xml:space="preserve"> are more resistant to parasites (Baird et al., 2012), including </w:t>
      </w:r>
      <w:r>
        <w:rPr>
          <w:rStyle w:val="Accentuation"/>
          <w:color w:val="000000"/>
          <w:kern w:val="0"/>
        </w:rPr>
        <w:t>Eimeria</w:t>
      </w:r>
      <w:r>
        <w:rPr>
          <w:rStyle w:val="Accentuation"/>
          <w:i w:val="0"/>
          <w:iCs w:val="0"/>
          <w:color w:val="000000"/>
          <w:kern w:val="0"/>
        </w:rPr>
        <w:t>, but tolerance could not be measured under natural conditions (Balard et al., 2020). The effect of parasites on host fitness in the evolution of the house mouse hybrid zone is thus still rather ambiguous (</w:t>
      </w:r>
      <w:r>
        <w:rPr>
          <w:rStyle w:val="Accentuation"/>
          <w:i w:val="0"/>
          <w:iCs w:val="0"/>
          <w:color w:val="auto"/>
        </w:rPr>
        <w:t>Baird &amp; Goüy de Bellocq, 2019)</w:t>
      </w:r>
      <w:r>
        <w:rPr>
          <w:rStyle w:val="Accentuation"/>
          <w:i w:val="0"/>
          <w:iCs w:val="0"/>
          <w:color w:val="000000"/>
          <w:kern w:val="0"/>
        </w:rPr>
        <w:t xml:space="preserve">. We show that careful distinction between parasite species is necessary when analysing parasite host interaction (see also Jarquin et al 2019) and that it is indispensable to measure both resistance and tolerance in </w:t>
      </w:r>
      <w:r>
        <w:rPr>
          <w:rStyle w:val="Accentuation"/>
          <w:color w:val="000000"/>
          <w:kern w:val="0"/>
        </w:rPr>
        <w:t>Eimeria</w:t>
      </w:r>
      <w:r>
        <w:rPr>
          <w:rStyle w:val="Accentuation"/>
          <w:i w:val="0"/>
          <w:iCs w:val="0"/>
          <w:color w:val="000000"/>
          <w:kern w:val="0"/>
        </w:rPr>
        <w:t xml:space="preserve"> infections of house mice. </w:t>
      </w:r>
    </w:p>
    <w:p w14:paraId="645519E4" w14:textId="649AAE86" w:rsidR="00E007B5" w:rsidRDefault="00500889">
      <w:pPr>
        <w:spacing w:before="113"/>
      </w:pPr>
      <w:r>
        <w:rPr>
          <w:rStyle w:val="Accentuation"/>
          <w:i w:val="0"/>
          <w:iCs w:val="0"/>
          <w:color w:val="auto"/>
        </w:rPr>
        <w:t>More generally, in a</w:t>
      </w:r>
      <w:ins w:id="86" w:author="Thierry Balard" w:date="2020-05-20T12:26:00Z">
        <w:r w:rsidR="00324FE7">
          <w:rPr>
            <w:rStyle w:val="Accentuation"/>
            <w:i w:val="0"/>
            <w:iCs w:val="0"/>
            <w:color w:val="auto"/>
          </w:rPr>
          <w:t>n</w:t>
        </w:r>
      </w:ins>
      <w:r>
        <w:rPr>
          <w:rStyle w:val="Accentuation"/>
          <w:i w:val="0"/>
          <w:iCs w:val="0"/>
          <w:color w:val="auto"/>
        </w:rPr>
        <w:t xml:space="preserve"> evolutionary perspective, coupling between resistance and tolerance might determine whether coevolution between host and parasite can be expected. As such, coevolution in host-parasite systems is often assumed but rarely proven (Woolhouse, Webster, Domingo, Charlesworth, &amp; Levin, 2002). Janzen (1980) notes that not all parasite-host systems are coevolving. The presence of efficient host defenses against a given parasite is not necessarily produced in response to this parasite specifically and the parasite does not necessarily respond specifically. In the mouse-</w:t>
      </w:r>
      <w:r>
        <w:rPr>
          <w:rStyle w:val="Accentuation"/>
          <w:color w:val="auto"/>
        </w:rPr>
        <w:t>E. ferrisi</w:t>
      </w:r>
      <w:r>
        <w:rPr>
          <w:rStyle w:val="Accentuation"/>
          <w:i w:val="0"/>
          <w:iCs w:val="0"/>
          <w:color w:val="auto"/>
        </w:rPr>
        <w:t xml:space="preserve"> system, where resistance and tolerance are decoupled, host and parasite fitness might be decoupled as a result, making host-parasite </w:t>
      </w:r>
      <w:r>
        <w:rPr>
          <w:rStyle w:val="Accentuation"/>
          <w:i w:val="0"/>
          <w:iCs w:val="0"/>
          <w:color w:val="auto"/>
        </w:rPr>
        <w:lastRenderedPageBreak/>
        <w:t xml:space="preserve">coevolution less likely. In the </w:t>
      </w:r>
      <w:r>
        <w:rPr>
          <w:rStyle w:val="Accentuation"/>
          <w:color w:val="auto"/>
        </w:rPr>
        <w:t>E. falciformis-</w:t>
      </w:r>
      <w:r>
        <w:rPr>
          <w:rStyle w:val="Accentuation"/>
          <w:i w:val="0"/>
          <w:iCs w:val="0"/>
          <w:color w:val="auto"/>
        </w:rPr>
        <w:t xml:space="preserve">mouse system we found a negative coupling between tolerance and resistance, making coevolution between host and parasite more likely. </w:t>
      </w:r>
    </w:p>
    <w:p w14:paraId="2FCF3EAF" w14:textId="77777777" w:rsidR="00E007B5" w:rsidRDefault="00500889">
      <w:pPr>
        <w:spacing w:before="113"/>
      </w:pPr>
      <w:r>
        <w:rPr>
          <w:rStyle w:val="Accentuation"/>
          <w:i w:val="0"/>
          <w:iCs w:val="0"/>
          <w:color w:val="auto"/>
        </w:rPr>
        <w:t xml:space="preserve">Intrinsic differences between parasite species could explain the evolution of different strategies: </w:t>
      </w:r>
      <w:r>
        <w:rPr>
          <w:rStyle w:val="Accentuation"/>
          <w:color w:val="auto"/>
        </w:rPr>
        <w:t>E. ferrisi</w:t>
      </w:r>
      <w:r>
        <w:rPr>
          <w:rStyle w:val="Accentuation"/>
          <w:i w:val="0"/>
          <w:iCs w:val="0"/>
          <w:color w:val="auto"/>
        </w:rPr>
        <w:t xml:space="preserve"> commits to sexual reproduction after a relatively short time with few cycles of asexual expansion (Al-khlifeh et al., 2019; Ankrom et al., 1975), while </w:t>
      </w:r>
      <w:r>
        <w:rPr>
          <w:rStyle w:val="Accentuation"/>
          <w:iCs w:val="0"/>
          <w:color w:val="auto"/>
        </w:rPr>
        <w:t xml:space="preserve">E. falciformis </w:t>
      </w:r>
      <w:r>
        <w:rPr>
          <w:rStyle w:val="Accentuation"/>
          <w:i w:val="0"/>
          <w:iCs w:val="0"/>
          <w:color w:val="auto"/>
        </w:rPr>
        <w:t xml:space="preserve">has a relatively longer life cycle (Al-khlifeh et al., 2019; Haberkorn, 1970). As </w:t>
      </w:r>
      <w:r>
        <w:rPr>
          <w:rStyle w:val="Accentuation"/>
          <w:color w:val="auto"/>
        </w:rPr>
        <w:t xml:space="preserve">E. ferrisi </w:t>
      </w:r>
      <w:r>
        <w:rPr>
          <w:rStyle w:val="Accentuation"/>
          <w:i w:val="0"/>
          <w:iCs w:val="0"/>
          <w:color w:val="auto"/>
        </w:rPr>
        <w:t xml:space="preserve">infections do not reach extremely high intensities, high tolerance might be the optimal strategy for both house mouse subspecies. Resistance could then evolve relatively freely without any major impact of the parasite on the hosts’ health. Moreover, our results did not support local adaptation of </w:t>
      </w:r>
      <w:r>
        <w:rPr>
          <w:rStyle w:val="Accentuation"/>
          <w:color w:val="auto"/>
        </w:rPr>
        <w:t>E. ferrisi</w:t>
      </w:r>
      <w:r>
        <w:rPr>
          <w:rStyle w:val="Accentuation"/>
          <w:i w:val="0"/>
          <w:iCs w:val="0"/>
          <w:color w:val="auto"/>
        </w:rPr>
        <w:t xml:space="preserve">, which might be explained by the absence of host-parasite coevolution caused by uncoupling of parasite and host fitness. In the case of </w:t>
      </w:r>
      <w:r>
        <w:rPr>
          <w:rStyle w:val="Accentuation"/>
          <w:iCs w:val="0"/>
          <w:color w:val="auto"/>
        </w:rPr>
        <w:t>E. falciformis</w:t>
      </w:r>
      <w:r>
        <w:rPr>
          <w:rStyle w:val="Accentuation"/>
          <w:i w:val="0"/>
          <w:iCs w:val="0"/>
          <w:color w:val="auto"/>
        </w:rPr>
        <w:t xml:space="preserve">, the long life cycle </w:t>
      </w:r>
      <w:r>
        <w:rPr>
          <w:color w:val="auto"/>
        </w:rPr>
        <w:t xml:space="preserve">might lead to high tissue load. Tissue damage is observed during sexual reproduction for this parasite (Ehret et al., 2017) and might mean that a certain level of resistance is required. On the other hand, immunopathology has been observed in advanced </w:t>
      </w:r>
      <w:r>
        <w:rPr>
          <w:i/>
          <w:iCs/>
          <w:color w:val="auto"/>
        </w:rPr>
        <w:t>E. falciformis</w:t>
      </w:r>
      <w:r>
        <w:rPr>
          <w:color w:val="auto"/>
        </w:rPr>
        <w:t xml:space="preserve"> infections (Stange et al., 2012). These intrinsic characteristics of </w:t>
      </w:r>
      <w:r>
        <w:rPr>
          <w:i/>
          <w:color w:val="auto"/>
        </w:rPr>
        <w:t>E. falciformis</w:t>
      </w:r>
      <w:r>
        <w:rPr>
          <w:color w:val="auto"/>
        </w:rPr>
        <w:t xml:space="preserve"> might lead to multiple different optima for resistance and tolerance, leading to a trade-off</w:t>
      </w:r>
      <w:r>
        <w:rPr>
          <w:i/>
          <w:color w:val="auto"/>
        </w:rPr>
        <w:t xml:space="preserve">. </w:t>
      </w:r>
    </w:p>
    <w:p w14:paraId="3CA486E8" w14:textId="77777777" w:rsidR="00E007B5" w:rsidRDefault="00500889">
      <w:pPr>
        <w:spacing w:before="113"/>
      </w:pPr>
      <w:r>
        <w:rPr>
          <w:rStyle w:val="Accentuation"/>
          <w:i w:val="0"/>
          <w:iCs w:val="0"/>
          <w:color w:val="auto"/>
        </w:rPr>
        <w:t xml:space="preserve">In addition, we could speculate on two related alternative explanations. </w:t>
      </w:r>
      <w:r>
        <w:rPr>
          <w:rStyle w:val="Accentuation"/>
          <w:i w:val="0"/>
          <w:iCs w:val="0"/>
          <w:color w:val="auto"/>
          <w:kern w:val="0"/>
        </w:rPr>
        <w:t xml:space="preserve">Firstly, </w:t>
      </w:r>
      <w:r>
        <w:rPr>
          <w:rStyle w:val="Accentuation"/>
          <w:color w:val="auto"/>
          <w:kern w:val="0"/>
        </w:rPr>
        <w:t>E. falciformis</w:t>
      </w:r>
      <w:r>
        <w:rPr>
          <w:rStyle w:val="Accentuation"/>
          <w:i w:val="0"/>
          <w:iCs w:val="0"/>
          <w:color w:val="auto"/>
          <w:kern w:val="0"/>
        </w:rPr>
        <w:t xml:space="preserve"> could originally be a </w:t>
      </w:r>
      <w:r>
        <w:rPr>
          <w:rStyle w:val="Accentuation"/>
          <w:iCs w:val="0"/>
          <w:color w:val="auto"/>
          <w:kern w:val="0"/>
        </w:rPr>
        <w:t>M. m. domesticus</w:t>
      </w:r>
      <w:r>
        <w:rPr>
          <w:rStyle w:val="Accentuation"/>
          <w:i w:val="0"/>
          <w:iCs w:val="0"/>
          <w:color w:val="auto"/>
          <w:kern w:val="0"/>
        </w:rPr>
        <w:t xml:space="preserve"> parasite dissipated into </w:t>
      </w:r>
      <w:r>
        <w:rPr>
          <w:rStyle w:val="Accentuation"/>
          <w:iCs w:val="0"/>
          <w:color w:val="auto"/>
          <w:kern w:val="0"/>
        </w:rPr>
        <w:t>M. m. musculus</w:t>
      </w:r>
      <w:r>
        <w:rPr>
          <w:rStyle w:val="Accentuation"/>
          <w:i w:val="0"/>
          <w:iCs w:val="0"/>
          <w:color w:val="auto"/>
          <w:kern w:val="0"/>
        </w:rPr>
        <w:t xml:space="preserve"> territory by a spillover through the hybrid zone. Secondly, the particular </w:t>
      </w:r>
      <w:r>
        <w:rPr>
          <w:rStyle w:val="Accentuation"/>
          <w:color w:val="auto"/>
          <w:kern w:val="0"/>
        </w:rPr>
        <w:t>E. falciformis</w:t>
      </w:r>
      <w:r>
        <w:rPr>
          <w:rStyle w:val="Accentuation"/>
          <w:i w:val="0"/>
          <w:iCs w:val="0"/>
          <w:color w:val="auto"/>
          <w:kern w:val="0"/>
        </w:rPr>
        <w:t xml:space="preserve"> isolate employed here was collected from a predominantly </w:t>
      </w:r>
      <w:r>
        <w:rPr>
          <w:rStyle w:val="Accentuation"/>
          <w:iCs w:val="0"/>
          <w:color w:val="auto"/>
          <w:kern w:val="0"/>
        </w:rPr>
        <w:t>M. m. domesticus</w:t>
      </w:r>
      <w:r>
        <w:rPr>
          <w:rStyle w:val="Accentuation"/>
          <w:i w:val="0"/>
          <w:iCs w:val="0"/>
          <w:color w:val="auto"/>
          <w:kern w:val="0"/>
        </w:rPr>
        <w:t xml:space="preserve"> mouse (hybrid index 0.2). The isolate could hence be locally adapted to </w:t>
      </w:r>
      <w:r>
        <w:rPr>
          <w:rStyle w:val="Accentuation"/>
          <w:iCs w:val="0"/>
          <w:color w:val="auto"/>
          <w:kern w:val="0"/>
        </w:rPr>
        <w:t>M. m. domesticus</w:t>
      </w:r>
      <w:r>
        <w:rPr>
          <w:rStyle w:val="Accentuation"/>
          <w:i w:val="0"/>
          <w:iCs w:val="0"/>
          <w:color w:val="auto"/>
          <w:kern w:val="0"/>
        </w:rPr>
        <w:t xml:space="preserve">. Experiments with additional </w:t>
      </w:r>
      <w:r>
        <w:rPr>
          <w:rStyle w:val="Accentuation"/>
          <w:color w:val="auto"/>
          <w:kern w:val="0"/>
        </w:rPr>
        <w:t>E. falciformis</w:t>
      </w:r>
      <w:r>
        <w:rPr>
          <w:rStyle w:val="Accentuation"/>
          <w:i w:val="0"/>
          <w:iCs w:val="0"/>
          <w:color w:val="auto"/>
          <w:kern w:val="0"/>
        </w:rPr>
        <w:t xml:space="preserve"> isolates from </w:t>
      </w:r>
      <w:r>
        <w:rPr>
          <w:rStyle w:val="Accentuation"/>
          <w:iCs w:val="0"/>
          <w:color w:val="auto"/>
          <w:kern w:val="0"/>
        </w:rPr>
        <w:t>M. m. musculus</w:t>
      </w:r>
      <w:r>
        <w:rPr>
          <w:rStyle w:val="Accentuation"/>
          <w:i w:val="0"/>
          <w:iCs w:val="0"/>
          <w:color w:val="auto"/>
          <w:kern w:val="0"/>
        </w:rPr>
        <w:t xml:space="preserve"> are needed to test whether host subspecies adaptation can lead to high tolerance and low resistance in matching pairs of </w:t>
      </w:r>
      <w:r>
        <w:rPr>
          <w:rStyle w:val="Accentuation"/>
          <w:color w:val="auto"/>
          <w:kern w:val="0"/>
        </w:rPr>
        <w:t>E. falciformis</w:t>
      </w:r>
      <w:r>
        <w:rPr>
          <w:rStyle w:val="Accentuation"/>
          <w:i w:val="0"/>
          <w:iCs w:val="0"/>
          <w:color w:val="auto"/>
          <w:kern w:val="0"/>
        </w:rPr>
        <w:t xml:space="preserve"> isolates and mouse subspecies. This seems plausible, as the coupling between resistance and tolerance links host </w:t>
      </w:r>
      <w:r>
        <w:rPr>
          <w:rStyle w:val="Accentuation"/>
          <w:i w:val="0"/>
          <w:iCs w:val="0"/>
          <w:color w:val="auto"/>
          <w:kern w:val="0"/>
        </w:rPr>
        <w:lastRenderedPageBreak/>
        <w:t>and parasite fitness, making coevolution and hence local adaptation more likely. Interestingly, this parasite-host coevolution wouldn’t be antagonistic but rather mutualistic with regards to tolerance and parasite reproduction (that is, the inverse of resistance) (</w:t>
      </w:r>
      <w:r>
        <w:rPr>
          <w:rStyle w:val="Accentuation"/>
          <w:i w:val="0"/>
          <w:iCs w:val="0"/>
          <w:color w:val="auto"/>
        </w:rPr>
        <w:t xml:space="preserve">Little, Shuker, Colegrave, Day, &amp; Graham, 2010; Råberg et al., 2009). </w:t>
      </w:r>
    </w:p>
    <w:p w14:paraId="0ED84920" w14:textId="77777777" w:rsidR="00E007B5" w:rsidRDefault="00500889">
      <w:pPr>
        <w:spacing w:before="113"/>
      </w:pPr>
      <w:r>
        <w:rPr>
          <w:color w:val="000000"/>
        </w:rPr>
        <w:t xml:space="preserve">In conclusion, we argue that the difference between resistance and tolerance coupling in two different parasites can guide research in our system: if the effects of host hybridisation should be studied independently of potential host-parasite coadaptation, the prevalent </w:t>
      </w:r>
      <w:r>
        <w:rPr>
          <w:i/>
          <w:iCs/>
          <w:color w:val="000000"/>
        </w:rPr>
        <w:t>E. ferrisi</w:t>
      </w:r>
      <w:r>
        <w:rPr>
          <w:color w:val="000000"/>
        </w:rPr>
        <w:t xml:space="preserve"> might be the most suitable parasite. If coevolution between hosts and parasites should be studied, the pathogenic </w:t>
      </w:r>
      <w:r>
        <w:rPr>
          <w:i/>
          <w:iCs/>
          <w:color w:val="000000"/>
        </w:rPr>
        <w:t>E. falciformis</w:t>
      </w:r>
      <w:r>
        <w:rPr>
          <w:color w:val="000000"/>
        </w:rPr>
        <w:t xml:space="preserve"> is a more plausible target</w:t>
      </w:r>
      <w:bookmarkStart w:id="87" w:name="__DdeLink__4325_3974832659"/>
      <w:bookmarkEnd w:id="87"/>
      <w:r>
        <w:rPr>
          <w:i/>
          <w:iCs/>
          <w:color w:val="000000"/>
        </w:rPr>
        <w:t>.</w:t>
      </w:r>
      <w:r>
        <w:rPr>
          <w:color w:val="000000"/>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14:paraId="1A7A181C" w14:textId="77777777" w:rsidR="00E007B5" w:rsidRDefault="00500889">
      <w:pPr>
        <w:pStyle w:val="Titre1"/>
      </w:pPr>
      <w:bookmarkStart w:id="88" w:name="_3j2qqm3"/>
      <w:bookmarkEnd w:id="88"/>
      <w:r>
        <w:lastRenderedPageBreak/>
        <w:t>Tables</w:t>
      </w:r>
    </w:p>
    <w:p w14:paraId="58FBA896" w14:textId="77777777" w:rsidR="00E007B5" w:rsidRDefault="00500889">
      <w:pPr>
        <w:jc w:val="left"/>
      </w:pPr>
      <w:r>
        <w:rPr>
          <w:noProof/>
        </w:rPr>
        <w:drawing>
          <wp:anchor distT="0" distB="0" distL="0" distR="0" simplePos="0" relativeHeight="2" behindDoc="0" locked="0" layoutInCell="1" allowOverlap="1" wp14:anchorId="5EEAAED2" wp14:editId="6C41A68C">
            <wp:simplePos x="0" y="0"/>
            <wp:positionH relativeFrom="column">
              <wp:align>center</wp:align>
            </wp:positionH>
            <wp:positionV relativeFrom="paragraph">
              <wp:posOffset>635</wp:posOffset>
            </wp:positionV>
            <wp:extent cx="6332220" cy="3415030"/>
            <wp:effectExtent l="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10"/>
                    <a:stretch>
                      <a:fillRect/>
                    </a:stretch>
                  </pic:blipFill>
                  <pic:spPr bwMode="auto">
                    <a:xfrm>
                      <a:off x="0" y="0"/>
                      <a:ext cx="6332220" cy="3415030"/>
                    </a:xfrm>
                    <a:prstGeom prst="rect">
                      <a:avLst/>
                    </a:prstGeom>
                  </pic:spPr>
                </pic:pic>
              </a:graphicData>
            </a:graphic>
          </wp:anchor>
        </w:drawing>
      </w:r>
      <w:r>
        <w:rPr>
          <w:b/>
          <w:color w:val="000000"/>
        </w:rPr>
        <w:t>Table 1. Infection experiment design.</w:t>
      </w:r>
      <w:r>
        <w:br w:type="page"/>
      </w:r>
    </w:p>
    <w:p w14:paraId="497F6818" w14:textId="77777777" w:rsidR="00E007B5" w:rsidRDefault="00500889">
      <w:pPr>
        <w:jc w:val="center"/>
      </w:pPr>
      <w:r>
        <w:rPr>
          <w:noProof/>
        </w:rPr>
        <w:lastRenderedPageBreak/>
        <w:drawing>
          <wp:inline distT="0" distB="0" distL="0" distR="0" wp14:anchorId="2D9F3728" wp14:editId="5013BB64">
            <wp:extent cx="5014595" cy="2650490"/>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1"/>
                    <a:stretch>
                      <a:fillRect/>
                    </a:stretch>
                  </pic:blipFill>
                  <pic:spPr bwMode="auto">
                    <a:xfrm>
                      <a:off x="0" y="0"/>
                      <a:ext cx="5014595" cy="2650490"/>
                    </a:xfrm>
                    <a:prstGeom prst="rect">
                      <a:avLst/>
                    </a:prstGeom>
                  </pic:spPr>
                </pic:pic>
              </a:graphicData>
            </a:graphic>
          </wp:inline>
        </w:drawing>
      </w:r>
    </w:p>
    <w:p w14:paraId="37C9463F" w14:textId="77777777" w:rsidR="00E007B5" w:rsidRDefault="00500889">
      <w:pPr>
        <w:rPr>
          <w:color w:val="FF0000"/>
        </w:rPr>
      </w:pPr>
      <w:r>
        <w:rPr>
          <w:b/>
          <w:bCs/>
          <w:color w:val="auto"/>
          <w:sz w:val="20"/>
          <w:szCs w:val="20"/>
        </w:rPr>
        <w:t xml:space="preserve">Table 2. Contingency table: number of mice and status at dpi 11 for each mouse strain upon infection with </w:t>
      </w:r>
      <w:r>
        <w:rPr>
          <w:b/>
          <w:bCs/>
          <w:i/>
          <w:color w:val="auto"/>
          <w:sz w:val="20"/>
          <w:szCs w:val="20"/>
        </w:rPr>
        <w:t>E. falciformis</w:t>
      </w:r>
      <w:r>
        <w:rPr>
          <w:b/>
          <w:bCs/>
          <w:color w:val="auto"/>
          <w:sz w:val="20"/>
          <w:szCs w:val="20"/>
        </w:rPr>
        <w:t xml:space="preserve"> isolate Brandenburg88</w:t>
      </w:r>
      <w:r>
        <w:rPr>
          <w:b/>
          <w:color w:val="auto"/>
          <w:sz w:val="20"/>
          <w:szCs w:val="20"/>
        </w:rPr>
        <w:t>.</w:t>
      </w:r>
      <w:r>
        <w:br w:type="page"/>
      </w:r>
    </w:p>
    <w:p w14:paraId="3F98BD72" w14:textId="77777777" w:rsidR="00E007B5" w:rsidRDefault="00500889">
      <w:pPr>
        <w:pStyle w:val="Titre1"/>
      </w:pPr>
      <w:r>
        <w:lastRenderedPageBreak/>
        <w:t>Figures</w:t>
      </w:r>
    </w:p>
    <w:p w14:paraId="61A8A118" w14:textId="77777777" w:rsidR="00E007B5" w:rsidRDefault="00500889">
      <w:pPr>
        <w:rPr>
          <w:sz w:val="20"/>
          <w:szCs w:val="20"/>
        </w:rPr>
      </w:pPr>
      <w:r>
        <w:rPr>
          <w:noProof/>
        </w:rPr>
        <w:drawing>
          <wp:anchor distT="0" distB="0" distL="0" distR="0" simplePos="0" relativeHeight="4" behindDoc="0" locked="0" layoutInCell="1" allowOverlap="1" wp14:anchorId="2008DE92" wp14:editId="0F4F4874">
            <wp:simplePos x="0" y="0"/>
            <wp:positionH relativeFrom="column">
              <wp:align>center</wp:align>
            </wp:positionH>
            <wp:positionV relativeFrom="paragraph">
              <wp:posOffset>635</wp:posOffset>
            </wp:positionV>
            <wp:extent cx="6332220" cy="3146425"/>
            <wp:effectExtent l="0" t="0" r="0" b="0"/>
            <wp:wrapSquare wrapText="largest"/>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12"/>
                    <a:stretch>
                      <a:fillRect/>
                    </a:stretch>
                  </pic:blipFill>
                  <pic:spPr bwMode="auto">
                    <a:xfrm>
                      <a:off x="0" y="0"/>
                      <a:ext cx="6332220" cy="3146425"/>
                    </a:xfrm>
                    <a:prstGeom prst="rect">
                      <a:avLst/>
                    </a:prstGeom>
                  </pic:spPr>
                </pic:pic>
              </a:graphicData>
            </a:graphic>
          </wp:anchor>
        </w:drawing>
      </w:r>
      <w:r>
        <w:rPr>
          <w:b/>
          <w:color w:val="auto"/>
          <w:sz w:val="20"/>
          <w:szCs w:val="20"/>
        </w:rPr>
        <w:t xml:space="preserve">Figure 1. Parasite isolates and mouse strains. </w:t>
      </w:r>
      <w:r>
        <w:rPr>
          <w:color w:val="auto"/>
          <w:sz w:val="20"/>
          <w:szCs w:val="20"/>
        </w:rPr>
        <w:t>(A)</w:t>
      </w:r>
      <w:r>
        <w:rPr>
          <w:b/>
          <w:color w:val="auto"/>
          <w:sz w:val="20"/>
          <w:szCs w:val="20"/>
        </w:rPr>
        <w:t xml:space="preserve"> </w:t>
      </w:r>
      <w:r>
        <w:rPr>
          <w:color w:val="auto"/>
          <w:sz w:val="20"/>
          <w:szCs w:val="20"/>
        </w:rPr>
        <w:t xml:space="preserve">Map showing locations at which mice were collected for breeding of mouse strains and isolation of parasites. The purple line is an estimation of the center of the house mouse hybrid zone between </w:t>
      </w:r>
      <w:r>
        <w:rPr>
          <w:i/>
          <w:color w:val="auto"/>
          <w:sz w:val="20"/>
          <w:szCs w:val="20"/>
        </w:rPr>
        <w:t>M. m. domesticus</w:t>
      </w:r>
      <w:r>
        <w:rPr>
          <w:color w:val="auto"/>
          <w:sz w:val="20"/>
          <w:szCs w:val="20"/>
        </w:rPr>
        <w:t xml:space="preserve"> and </w:t>
      </w:r>
      <w:r>
        <w:rPr>
          <w:i/>
          <w:color w:val="auto"/>
          <w:sz w:val="20"/>
          <w:szCs w:val="20"/>
        </w:rPr>
        <w:t>M. m. musculus</w:t>
      </w:r>
      <w:r>
        <w:rPr>
          <w:color w:val="auto"/>
          <w:sz w:val="20"/>
          <w:szCs w:val="20"/>
        </w:rPr>
        <w:t xml:space="preserve"> based on sampling and genotyping of mice in this area (Balard et al., 2020; Ďureje, Macholán, Baird, &amp; Piálek, 2012, Macholán et al. 2019). (B) The eight mouse strains (parents and F1s) used in our experimental infections.</w:t>
      </w:r>
      <w:r>
        <w:br w:type="page"/>
      </w:r>
    </w:p>
    <w:p w14:paraId="1D38F807" w14:textId="77777777" w:rsidR="00E007B5" w:rsidRDefault="00500889">
      <w:pPr>
        <w:rPr>
          <w:sz w:val="20"/>
          <w:szCs w:val="20"/>
        </w:rPr>
      </w:pPr>
      <w:r>
        <w:rPr>
          <w:noProof/>
        </w:rPr>
        <w:lastRenderedPageBreak/>
        <w:drawing>
          <wp:anchor distT="0" distB="0" distL="0" distR="0" simplePos="0" relativeHeight="5" behindDoc="0" locked="0" layoutInCell="1" allowOverlap="1" wp14:anchorId="6F9B5391" wp14:editId="34E1E22E">
            <wp:simplePos x="0" y="0"/>
            <wp:positionH relativeFrom="column">
              <wp:align>center</wp:align>
            </wp:positionH>
            <wp:positionV relativeFrom="paragraph">
              <wp:posOffset>635</wp:posOffset>
            </wp:positionV>
            <wp:extent cx="6332220" cy="3016885"/>
            <wp:effectExtent l="0" t="0" r="0" b="0"/>
            <wp:wrapSquare wrapText="largest"/>
            <wp:docPr id="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13"/>
                    <a:stretch>
                      <a:fillRect/>
                    </a:stretch>
                  </pic:blipFill>
                  <pic:spPr bwMode="auto">
                    <a:xfrm>
                      <a:off x="0" y="0"/>
                      <a:ext cx="6332220" cy="3016885"/>
                    </a:xfrm>
                    <a:prstGeom prst="rect">
                      <a:avLst/>
                    </a:prstGeom>
                  </pic:spPr>
                </pic:pic>
              </a:graphicData>
            </a:graphic>
          </wp:anchor>
        </w:drawing>
      </w:r>
      <w:r>
        <w:rPr>
          <w:b/>
          <w:color w:val="000000"/>
          <w:sz w:val="20"/>
          <w:szCs w:val="20"/>
        </w:rPr>
        <w:t xml:space="preserve">Figure 2. Parasite </w:t>
      </w:r>
      <w:r>
        <w:rPr>
          <w:b/>
          <w:sz w:val="20"/>
          <w:szCs w:val="20"/>
        </w:rPr>
        <w:t>density</w:t>
      </w:r>
      <w:r>
        <w:rPr>
          <w:b/>
          <w:color w:val="000000"/>
          <w:sz w:val="20"/>
          <w:szCs w:val="20"/>
        </w:rPr>
        <w:t xml:space="preserve"> (A) and relative weight (B) during </w:t>
      </w:r>
      <w:r>
        <w:rPr>
          <w:b/>
          <w:i/>
          <w:color w:val="000000"/>
          <w:sz w:val="20"/>
          <w:szCs w:val="20"/>
        </w:rPr>
        <w:t xml:space="preserve">Eimeria </w:t>
      </w:r>
      <w:r>
        <w:rPr>
          <w:b/>
          <w:color w:val="000000"/>
          <w:sz w:val="20"/>
          <w:szCs w:val="20"/>
        </w:rPr>
        <w:t xml:space="preserve">infection. </w:t>
      </w:r>
      <w:r>
        <w:rPr>
          <w:color w:val="000000"/>
          <w:sz w:val="20"/>
          <w:szCs w:val="20"/>
        </w:rPr>
        <w:t>Paras</w:t>
      </w:r>
      <w:r>
        <w:rPr>
          <w:sz w:val="20"/>
          <w:szCs w:val="20"/>
        </w:rPr>
        <w:t>ite density is calculated as number of oocysts detected (in millions) per gram of feces, relative weight is calculated as the percentage of weight compared to day 0.</w:t>
      </w:r>
      <w:r>
        <w:rPr>
          <w:b/>
          <w:sz w:val="20"/>
          <w:szCs w:val="20"/>
        </w:rPr>
        <w:t xml:space="preserve"> </w:t>
      </w:r>
      <w:r>
        <w:rPr>
          <w:color w:val="000000"/>
          <w:sz w:val="20"/>
          <w:szCs w:val="20"/>
        </w:rPr>
        <w:t>Mean and 95% CI are plotted for each parasite isolate. All hosts strains are pooled together.</w:t>
      </w:r>
      <w:r>
        <w:br w:type="page"/>
      </w:r>
    </w:p>
    <w:p w14:paraId="2D8FE402" w14:textId="77777777" w:rsidR="00E007B5" w:rsidRDefault="00500889">
      <w:pPr>
        <w:jc w:val="center"/>
      </w:pPr>
      <w:r>
        <w:rPr>
          <w:noProof/>
        </w:rPr>
        <w:lastRenderedPageBreak/>
        <w:drawing>
          <wp:inline distT="0" distB="0" distL="0" distR="0" wp14:anchorId="58AEC5F7" wp14:editId="43ED8AF8">
            <wp:extent cx="5243195" cy="508571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4"/>
                    <a:stretch>
                      <a:fillRect/>
                    </a:stretch>
                  </pic:blipFill>
                  <pic:spPr bwMode="auto">
                    <a:xfrm>
                      <a:off x="0" y="0"/>
                      <a:ext cx="5243195" cy="5085715"/>
                    </a:xfrm>
                    <a:prstGeom prst="rect">
                      <a:avLst/>
                    </a:prstGeom>
                  </pic:spPr>
                </pic:pic>
              </a:graphicData>
            </a:graphic>
          </wp:inline>
        </w:drawing>
      </w:r>
    </w:p>
    <w:p w14:paraId="042AF4CD" w14:textId="77777777" w:rsidR="00E007B5" w:rsidRDefault="00500889">
      <w:r>
        <w:rPr>
          <w:b/>
          <w:color w:val="000000"/>
          <w:sz w:val="20"/>
          <w:szCs w:val="20"/>
        </w:rPr>
        <w:t xml:space="preserve">Figure 3. </w:t>
      </w:r>
      <w:r>
        <w:rPr>
          <w:b/>
          <w:bCs/>
          <w:color w:val="auto"/>
          <w:sz w:val="20"/>
          <w:szCs w:val="20"/>
        </w:rPr>
        <w:t xml:space="preserve">Comparison of resistance, impact on weight and tolerance between mouse strain for both </w:t>
      </w:r>
      <w:r>
        <w:rPr>
          <w:b/>
          <w:bCs/>
          <w:i/>
          <w:color w:val="auto"/>
          <w:sz w:val="20"/>
          <w:szCs w:val="20"/>
        </w:rPr>
        <w:t xml:space="preserve">Eimeria ferrisi </w:t>
      </w:r>
      <w:r>
        <w:rPr>
          <w:b/>
          <w:bCs/>
          <w:color w:val="auto"/>
          <w:sz w:val="20"/>
          <w:szCs w:val="20"/>
        </w:rPr>
        <w:t xml:space="preserve">isolates. </w:t>
      </w:r>
      <w:r>
        <w:rPr>
          <w:color w:val="auto"/>
          <w:sz w:val="20"/>
          <w:szCs w:val="20"/>
        </w:rPr>
        <w:t>(A) Maximum oocysts per gram of feces used as a proxy for (inverse of) resistance; (B) Impact on host health measured as the maximum weight loss during patent period relative to starting weight (%); (C) Tolerance estimated</w:t>
      </w:r>
      <w:r>
        <w:rPr>
          <w:rFonts w:eastAsia="Century Schoolbook" w:cs="Century Schoolbook"/>
          <w:color w:val="auto"/>
          <w:sz w:val="20"/>
          <w:szCs w:val="20"/>
        </w:rPr>
        <w:t xml:space="preserve"> by the slope of the linear regression with null intercept modelling maximum relative weight loss as a response of maximum oocysts per gram of feces. A steep slope corresponds to a low tolerance.</w:t>
      </w:r>
    </w:p>
    <w:p w14:paraId="7EFE084D" w14:textId="77777777" w:rsidR="00E007B5" w:rsidRDefault="00500889">
      <w:pPr>
        <w:tabs>
          <w:tab w:val="left" w:pos="1088"/>
        </w:tabs>
        <w:rPr>
          <w:color w:val="auto"/>
        </w:rPr>
      </w:pPr>
      <w:r>
        <w:rPr>
          <w:rFonts w:eastAsia="Century Schoolbook" w:cs="Century Schoolbook"/>
          <w:color w:val="auto"/>
          <w:sz w:val="20"/>
          <w:szCs w:val="20"/>
        </w:rPr>
        <w:t xml:space="preserve">We did not detect (A) either higher parasite shedding of the Eastern parasite isolate in Eastern mouse strains and </w:t>
      </w:r>
      <w:r>
        <w:rPr>
          <w:rFonts w:eastAsia="Century Schoolbook" w:cs="Century Schoolbook"/>
          <w:i/>
          <w:iCs/>
          <w:color w:val="auto"/>
          <w:sz w:val="20"/>
          <w:szCs w:val="20"/>
        </w:rPr>
        <w:t>vice versa</w:t>
      </w:r>
      <w:r>
        <w:rPr>
          <w:rFonts w:eastAsia="Century Schoolbook" w:cs="Century Schoolbook"/>
          <w:color w:val="auto"/>
          <w:sz w:val="20"/>
          <w:szCs w:val="20"/>
        </w:rPr>
        <w:t xml:space="preserve"> or (C) </w:t>
      </w:r>
      <w:r>
        <w:rPr>
          <w:rFonts w:eastAsia="Century Schoolbook" w:cs="Century Schoolbook"/>
          <w:bCs/>
          <w:color w:val="auto"/>
          <w:sz w:val="20"/>
          <w:szCs w:val="20"/>
        </w:rPr>
        <w:t xml:space="preserve">higher tolerance of Eastern hosts infected by Eastern parasite isolate and </w:t>
      </w:r>
      <w:r>
        <w:rPr>
          <w:rFonts w:eastAsia="Century Schoolbook" w:cs="Century Schoolbook"/>
          <w:bCs/>
          <w:i/>
          <w:iCs/>
          <w:color w:val="auto"/>
          <w:sz w:val="20"/>
          <w:szCs w:val="20"/>
        </w:rPr>
        <w:t>vice versa</w:t>
      </w:r>
      <w:r>
        <w:rPr>
          <w:rFonts w:eastAsia="Century Schoolbook" w:cs="Century Schoolbook"/>
          <w:bCs/>
          <w:color w:val="auto"/>
          <w:sz w:val="20"/>
          <w:szCs w:val="20"/>
        </w:rPr>
        <w:t>, thus our results do not support the hypothesis of l</w:t>
      </w:r>
      <w:r>
        <w:rPr>
          <w:rFonts w:eastAsia="Century Schoolbook" w:cs="Century Schoolbook"/>
          <w:color w:val="auto"/>
          <w:sz w:val="20"/>
          <w:szCs w:val="20"/>
        </w:rPr>
        <w:t xml:space="preserve">ocal adaptation between </w:t>
      </w:r>
      <w:r>
        <w:rPr>
          <w:rFonts w:eastAsia="Century Schoolbook" w:cs="Century Schoolbook"/>
          <w:bCs/>
          <w:i/>
          <w:iCs/>
          <w:color w:val="auto"/>
          <w:sz w:val="20"/>
          <w:szCs w:val="20"/>
        </w:rPr>
        <w:t>E. ferrisi</w:t>
      </w:r>
      <w:r>
        <w:rPr>
          <w:rFonts w:eastAsia="Century Schoolbook" w:cs="Century Schoolbook"/>
          <w:bCs/>
          <w:color w:val="auto"/>
          <w:sz w:val="20"/>
          <w:szCs w:val="20"/>
        </w:rPr>
        <w:t xml:space="preserve"> and its</w:t>
      </w:r>
      <w:r>
        <w:rPr>
          <w:rFonts w:eastAsia="Century Schoolbook" w:cs="Century Schoolbook"/>
          <w:color w:val="auto"/>
          <w:sz w:val="20"/>
          <w:szCs w:val="20"/>
        </w:rPr>
        <w:t xml:space="preserve"> host. </w:t>
      </w:r>
      <w:r>
        <w:br w:type="page"/>
      </w:r>
    </w:p>
    <w:p w14:paraId="72917C23" w14:textId="77777777" w:rsidR="00E007B5" w:rsidRDefault="00500889">
      <w:pPr>
        <w:jc w:val="center"/>
      </w:pPr>
      <w:r>
        <w:rPr>
          <w:noProof/>
        </w:rPr>
        <w:lastRenderedPageBreak/>
        <w:drawing>
          <wp:anchor distT="0" distB="0" distL="0" distR="0" simplePos="0" relativeHeight="6" behindDoc="0" locked="0" layoutInCell="1" allowOverlap="1" wp14:anchorId="0AF917B3" wp14:editId="110EEC12">
            <wp:simplePos x="0" y="0"/>
            <wp:positionH relativeFrom="column">
              <wp:align>center</wp:align>
            </wp:positionH>
            <wp:positionV relativeFrom="paragraph">
              <wp:posOffset>635</wp:posOffset>
            </wp:positionV>
            <wp:extent cx="6332220" cy="400875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5"/>
                    <a:stretch>
                      <a:fillRect/>
                    </a:stretch>
                  </pic:blipFill>
                  <pic:spPr bwMode="auto">
                    <a:xfrm>
                      <a:off x="0" y="0"/>
                      <a:ext cx="6332220" cy="4008755"/>
                    </a:xfrm>
                    <a:prstGeom prst="rect">
                      <a:avLst/>
                    </a:prstGeom>
                  </pic:spPr>
                </pic:pic>
              </a:graphicData>
            </a:graphic>
          </wp:anchor>
        </w:drawing>
      </w:r>
    </w:p>
    <w:p w14:paraId="525448D2" w14:textId="77777777" w:rsidR="00E007B5" w:rsidRDefault="00500889">
      <w:r>
        <w:rPr>
          <w:b/>
          <w:color w:val="auto"/>
          <w:sz w:val="20"/>
          <w:szCs w:val="20"/>
        </w:rPr>
        <w:t>Figure</w:t>
      </w:r>
      <w:r>
        <w:rPr>
          <w:b/>
          <w:bCs/>
          <w:color w:val="auto"/>
          <w:sz w:val="20"/>
          <w:szCs w:val="20"/>
        </w:rPr>
        <w:t xml:space="preserve"> 4. No indication</w:t>
      </w:r>
      <w:r>
        <w:rPr>
          <w:rFonts w:eastAsia="Century Schoolbook" w:cs="Century Schoolbook"/>
          <w:b/>
          <w:bCs/>
          <w:color w:val="auto"/>
          <w:sz w:val="20"/>
          <w:szCs w:val="20"/>
        </w:rPr>
        <w:t xml:space="preserve"> of resistance-tolerance coupling for </w:t>
      </w:r>
      <w:r>
        <w:rPr>
          <w:rFonts w:eastAsia="Century Schoolbook" w:cs="Century Schoolbook"/>
          <w:b/>
          <w:bCs/>
          <w:i/>
          <w:iCs/>
          <w:color w:val="auto"/>
          <w:sz w:val="20"/>
          <w:szCs w:val="20"/>
        </w:rPr>
        <w:t>E. ferrisi</w:t>
      </w:r>
      <w:r>
        <w:rPr>
          <w:rFonts w:eastAsia="Century Schoolbook" w:cs="Century Schoolbook"/>
          <w:b/>
          <w:bCs/>
          <w:color w:val="auto"/>
          <w:sz w:val="20"/>
          <w:szCs w:val="20"/>
        </w:rPr>
        <w:t xml:space="preserve"> isolate Brandenburg64. </w:t>
      </w:r>
      <w:r>
        <w:rPr>
          <w:rFonts w:eastAsia="Century Schoolbook" w:cs="Century Schoolbook"/>
          <w:color w:val="auto"/>
          <w:sz w:val="20"/>
          <w:szCs w:val="20"/>
        </w:rPr>
        <w:t xml:space="preserve">Colors represent mouse subspecies (blue: </w:t>
      </w:r>
      <w:r>
        <w:rPr>
          <w:rFonts w:eastAsia="Century Schoolbook" w:cs="Century Schoolbook"/>
          <w:i/>
          <w:iCs/>
          <w:color w:val="auto"/>
          <w:sz w:val="20"/>
          <w:szCs w:val="20"/>
        </w:rPr>
        <w:t>M. m. domesticus</w:t>
      </w:r>
      <w:r>
        <w:rPr>
          <w:rFonts w:eastAsia="Century Schoolbook" w:cs="Century Schoolbook"/>
          <w:color w:val="auto"/>
          <w:sz w:val="20"/>
          <w:szCs w:val="20"/>
        </w:rPr>
        <w:t xml:space="preserve">, red: </w:t>
      </w:r>
      <w:r>
        <w:rPr>
          <w:rFonts w:eastAsia="Century Schoolbook" w:cs="Century Schoolbook"/>
          <w:i/>
          <w:iCs/>
          <w:color w:val="auto"/>
          <w:sz w:val="20"/>
          <w:szCs w:val="20"/>
        </w:rPr>
        <w:t>M. m. musculus</w:t>
      </w:r>
      <w:r>
        <w:rPr>
          <w:rFonts w:eastAsia="Century Schoolbook" w:cs="Century Schoolbook"/>
          <w:color w:val="auto"/>
          <w:sz w:val="20"/>
          <w:szCs w:val="20"/>
        </w:rPr>
        <w:t>, purple: Mmd-Mmm).</w:t>
      </w:r>
      <w:r>
        <w:rPr>
          <w:rFonts w:eastAsia="Century Schoolbook" w:cs="Century Schoolbook"/>
          <w:b/>
          <w:bCs/>
          <w:color w:val="auto"/>
          <w:sz w:val="20"/>
          <w:szCs w:val="20"/>
        </w:rPr>
        <w:t xml:space="preserve"> </w:t>
      </w:r>
      <w:r>
        <w:rPr>
          <w:rFonts w:eastAsia="Century Schoolbook" w:cs="Century Schoolbook"/>
          <w:color w:val="auto"/>
          <w:sz w:val="20"/>
          <w:szCs w:val="20"/>
        </w:rPr>
        <w:t>Left side: c</w:t>
      </w:r>
      <w:r>
        <w:rPr>
          <w:color w:val="auto"/>
          <w:sz w:val="20"/>
          <w:szCs w:val="20"/>
        </w:rPr>
        <w:t>omparison of maximum oocysts per gram of feces used as a proxy for (inverse of) resistance (A), impact on weight measured as the maximum weight loss during patent period relative to starting weight (B) and tolerance between mouse strains estimated</w:t>
      </w:r>
      <w:r>
        <w:rPr>
          <w:rFonts w:eastAsia="Century Schoolbook" w:cs="Century Schoolbook"/>
          <w:color w:val="auto"/>
          <w:sz w:val="20"/>
          <w:szCs w:val="20"/>
        </w:rPr>
        <w:t xml:space="preserve"> by the slope of the linear regression with null intercept modelling maximum relative weight loss as a response of maximum oocysts per gram of feces, a steep slope corresponding to a low tolerance </w:t>
      </w:r>
      <w:r>
        <w:rPr>
          <w:color w:val="auto"/>
          <w:sz w:val="20"/>
          <w:szCs w:val="20"/>
        </w:rPr>
        <w:t>(C)</w:t>
      </w:r>
      <w:r>
        <w:rPr>
          <w:rFonts w:eastAsia="Century Schoolbook" w:cs="Century Schoolbook"/>
          <w:color w:val="auto"/>
          <w:sz w:val="20"/>
          <w:szCs w:val="20"/>
        </w:rPr>
        <w:t>. Maximum number of OPG and relative weight loss differ between mouse strains, but tolerance is similar. Right side: non significant positive c</w:t>
      </w:r>
      <w:r>
        <w:rPr>
          <w:rStyle w:val="Accentuation"/>
          <w:rFonts w:eastAsia="Century Schoolbook" w:cs="Century Schoolbook"/>
          <w:i w:val="0"/>
          <w:iCs w:val="0"/>
          <w:color w:val="auto"/>
          <w:kern w:val="0"/>
          <w:sz w:val="20"/>
          <w:szCs w:val="20"/>
        </w:rPr>
        <w:t>orrelation between mean maximum oocysts per gram of feces and mean relative weight loss (D) and absence of correlation between maximum oocysts per gram of feces used as a proxy for (inverse of) resistance and tolerance (E)</w:t>
      </w:r>
      <w:r>
        <w:rPr>
          <w:rFonts w:eastAsia="Century Schoolbook" w:cs="Century Schoolbook"/>
          <w:color w:val="auto"/>
          <w:sz w:val="20"/>
          <w:szCs w:val="20"/>
        </w:rPr>
        <w:t xml:space="preserve">; Grey error bars represent 95% confidence intervals. Our results do not support coupling between resistance and tolerance </w:t>
      </w:r>
      <w:r>
        <w:rPr>
          <w:rFonts w:eastAsia="Century Schoolbook" w:cs="Century Schoolbook"/>
          <w:i/>
          <w:color w:val="auto"/>
          <w:sz w:val="20"/>
          <w:szCs w:val="20"/>
        </w:rPr>
        <w:t xml:space="preserve">E. ferrisi </w:t>
      </w:r>
      <w:r>
        <w:rPr>
          <w:rFonts w:eastAsia="Century Schoolbook" w:cs="Century Schoolbook"/>
          <w:color w:val="auto"/>
          <w:sz w:val="20"/>
          <w:szCs w:val="20"/>
        </w:rPr>
        <w:t>iso</w:t>
      </w:r>
      <w:bookmarkStart w:id="89" w:name="__DdeLink__2526_261854542511"/>
      <w:bookmarkEnd w:id="89"/>
      <w:r>
        <w:rPr>
          <w:rFonts w:eastAsia="Century Schoolbook" w:cs="Century Schoolbook"/>
          <w:color w:val="auto"/>
          <w:sz w:val="20"/>
          <w:szCs w:val="20"/>
        </w:rPr>
        <w:t>late Brandenburg64.</w:t>
      </w:r>
      <w:r>
        <w:br w:type="page"/>
      </w:r>
    </w:p>
    <w:p w14:paraId="067A6EBE" w14:textId="77777777" w:rsidR="00E007B5" w:rsidRDefault="00500889">
      <w:r>
        <w:rPr>
          <w:noProof/>
        </w:rPr>
        <w:lastRenderedPageBreak/>
        <w:drawing>
          <wp:anchor distT="0" distB="0" distL="0" distR="0" simplePos="0" relativeHeight="7" behindDoc="0" locked="0" layoutInCell="1" allowOverlap="1" wp14:anchorId="0483314E" wp14:editId="38072ABE">
            <wp:simplePos x="0" y="0"/>
            <wp:positionH relativeFrom="column">
              <wp:align>center</wp:align>
            </wp:positionH>
            <wp:positionV relativeFrom="paragraph">
              <wp:posOffset>635</wp:posOffset>
            </wp:positionV>
            <wp:extent cx="6332220" cy="411099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stretch>
                      <a:fillRect/>
                    </a:stretch>
                  </pic:blipFill>
                  <pic:spPr bwMode="auto">
                    <a:xfrm>
                      <a:off x="0" y="0"/>
                      <a:ext cx="6332220" cy="4110990"/>
                    </a:xfrm>
                    <a:prstGeom prst="rect">
                      <a:avLst/>
                    </a:prstGeom>
                  </pic:spPr>
                </pic:pic>
              </a:graphicData>
            </a:graphic>
          </wp:anchor>
        </w:drawing>
      </w:r>
      <w:r>
        <w:rPr>
          <w:b/>
          <w:color w:val="auto"/>
          <w:sz w:val="20"/>
          <w:szCs w:val="20"/>
        </w:rPr>
        <w:t>Figure 5. Coupling</w:t>
      </w:r>
      <w:r>
        <w:rPr>
          <w:rFonts w:eastAsia="Century Schoolbook" w:cs="Century Schoolbook"/>
          <w:b/>
          <w:bCs/>
          <w:color w:val="auto"/>
          <w:sz w:val="20"/>
          <w:szCs w:val="20"/>
        </w:rPr>
        <w:t xml:space="preserve"> between resistance and tolerance for </w:t>
      </w:r>
      <w:r>
        <w:rPr>
          <w:rFonts w:eastAsia="Century Schoolbook" w:cs="Century Schoolbook"/>
          <w:b/>
          <w:bCs/>
          <w:i/>
          <w:color w:val="auto"/>
          <w:sz w:val="20"/>
          <w:szCs w:val="20"/>
        </w:rPr>
        <w:t xml:space="preserve">E. falciformis </w:t>
      </w:r>
      <w:r>
        <w:rPr>
          <w:rFonts w:eastAsia="Century Schoolbook" w:cs="Century Schoolbook"/>
          <w:b/>
          <w:bCs/>
          <w:color w:val="auto"/>
          <w:sz w:val="20"/>
          <w:szCs w:val="20"/>
        </w:rPr>
        <w:t>isolate Brandenburg88</w:t>
      </w:r>
      <w:r>
        <w:rPr>
          <w:rFonts w:eastAsia="Century Schoolbook" w:cs="Century Schoolbook"/>
          <w:color w:val="auto"/>
          <w:sz w:val="20"/>
          <w:szCs w:val="20"/>
        </w:rPr>
        <w:t>.</w:t>
      </w:r>
      <w:r>
        <w:rPr>
          <w:rFonts w:eastAsia="Century Schoolbook" w:cs="Century Schoolbook"/>
          <w:b/>
          <w:bCs/>
          <w:color w:val="auto"/>
          <w:sz w:val="20"/>
          <w:szCs w:val="20"/>
        </w:rPr>
        <w:t xml:space="preserve"> </w:t>
      </w:r>
      <w:r>
        <w:rPr>
          <w:rFonts w:eastAsia="Century Schoolbook" w:cs="Century Schoolbook"/>
          <w:color w:val="auto"/>
          <w:sz w:val="20"/>
          <w:szCs w:val="20"/>
        </w:rPr>
        <w:t xml:space="preserve">Colors represent mouse subspecies (blue: </w:t>
      </w:r>
      <w:r>
        <w:rPr>
          <w:rFonts w:eastAsia="Century Schoolbook" w:cs="Century Schoolbook"/>
          <w:i/>
          <w:iCs/>
          <w:color w:val="auto"/>
          <w:sz w:val="20"/>
          <w:szCs w:val="20"/>
        </w:rPr>
        <w:t>M. m. domesticus</w:t>
      </w:r>
      <w:r>
        <w:rPr>
          <w:rFonts w:eastAsia="Century Schoolbook" w:cs="Century Schoolbook"/>
          <w:color w:val="auto"/>
          <w:sz w:val="20"/>
          <w:szCs w:val="20"/>
        </w:rPr>
        <w:t xml:space="preserve">, red: </w:t>
      </w:r>
      <w:r>
        <w:rPr>
          <w:rFonts w:eastAsia="Century Schoolbook" w:cs="Century Schoolbook"/>
          <w:i/>
          <w:iCs/>
          <w:color w:val="auto"/>
          <w:sz w:val="20"/>
          <w:szCs w:val="20"/>
        </w:rPr>
        <w:t>M. m. musculus</w:t>
      </w:r>
      <w:r>
        <w:rPr>
          <w:rFonts w:eastAsia="Century Schoolbook" w:cs="Century Schoolbook"/>
          <w:color w:val="auto"/>
          <w:sz w:val="20"/>
          <w:szCs w:val="20"/>
        </w:rPr>
        <w:t>, purple: Mmd-Mmm).</w:t>
      </w:r>
      <w:r>
        <w:rPr>
          <w:rFonts w:eastAsia="Century Schoolbook" w:cs="Century Schoolbook"/>
          <w:b/>
          <w:bCs/>
          <w:color w:val="auto"/>
          <w:sz w:val="20"/>
          <w:szCs w:val="20"/>
        </w:rPr>
        <w:t xml:space="preserve"> </w:t>
      </w:r>
      <w:r>
        <w:rPr>
          <w:rFonts w:eastAsia="Century Schoolbook" w:cs="Century Schoolbook"/>
          <w:color w:val="auto"/>
          <w:sz w:val="20"/>
          <w:szCs w:val="20"/>
        </w:rPr>
        <w:t>Left side: comparison of maximum oocysts per gram of feces used as a proxy for (inverse of) resistance (A), impact on weight measured as the maximum weight loss during patent period relative to starting weight (B) and tolerance between mouse strains estimated by the slope of the linear regression with null intercept modelling maximum relative weight loss as a response of maximum oocysts per gram of feces, a steep slope corresponding to a low tolerance (C). Maximum number of OPG, relative weight loss and tolerance differ between mouse strains. Right side: non significant negative c</w:t>
      </w:r>
      <w:r>
        <w:rPr>
          <w:rStyle w:val="Accentuation"/>
          <w:rFonts w:eastAsia="Century Schoolbook" w:cs="Century Schoolbook"/>
          <w:i w:val="0"/>
          <w:iCs w:val="0"/>
          <w:color w:val="auto"/>
          <w:kern w:val="0"/>
          <w:sz w:val="20"/>
          <w:szCs w:val="20"/>
        </w:rPr>
        <w:t>orrelation between mean maximum oocysts per gram of feces and mean relative weight loss (D) and strong negative correlation between maximum oocysts per gram of feces used as a proxy for (inverse of) resistance and tolerance (E)</w:t>
      </w:r>
      <w:r>
        <w:rPr>
          <w:rFonts w:eastAsia="Century Schoolbook" w:cs="Century Schoolbook"/>
          <w:color w:val="auto"/>
          <w:sz w:val="20"/>
          <w:szCs w:val="20"/>
        </w:rPr>
        <w:t xml:space="preserve">; Grey error bars represent 95% confidence intervals. Our results support coupling between resistance and tolerance </w:t>
      </w:r>
      <w:r>
        <w:rPr>
          <w:rFonts w:eastAsia="Century Schoolbook" w:cs="Century Schoolbook"/>
          <w:i/>
          <w:color w:val="auto"/>
          <w:sz w:val="20"/>
          <w:szCs w:val="20"/>
        </w:rPr>
        <w:t xml:space="preserve">E. falciformis </w:t>
      </w:r>
      <w:r>
        <w:rPr>
          <w:rFonts w:eastAsia="Century Schoolbook" w:cs="Century Schoolbook"/>
          <w:color w:val="auto"/>
          <w:sz w:val="20"/>
          <w:szCs w:val="20"/>
        </w:rPr>
        <w:t>iso</w:t>
      </w:r>
      <w:bookmarkStart w:id="90" w:name="__DdeLink__2526_2618545425112"/>
      <w:bookmarkEnd w:id="90"/>
      <w:r>
        <w:rPr>
          <w:rFonts w:eastAsia="Century Schoolbook" w:cs="Century Schoolbook"/>
          <w:color w:val="auto"/>
          <w:sz w:val="20"/>
          <w:szCs w:val="20"/>
        </w:rPr>
        <w:t>late Brandenburg88.</w:t>
      </w:r>
      <w:r>
        <w:br w:type="page"/>
      </w:r>
    </w:p>
    <w:p w14:paraId="21F72952" w14:textId="77777777" w:rsidR="00E007B5" w:rsidRDefault="00500889">
      <w:pPr>
        <w:pStyle w:val="Titre1"/>
      </w:pPr>
      <w:r>
        <w:lastRenderedPageBreak/>
        <w:t>Supplementary material</w:t>
      </w:r>
    </w:p>
    <w:p w14:paraId="21F8EE68" w14:textId="77777777" w:rsidR="00E007B5" w:rsidRDefault="00500889">
      <w:r>
        <w:rPr>
          <w:noProof/>
        </w:rPr>
        <w:drawing>
          <wp:anchor distT="0" distB="0" distL="0" distR="0" simplePos="0" relativeHeight="3" behindDoc="0" locked="0" layoutInCell="1" allowOverlap="1" wp14:anchorId="05FF97B7" wp14:editId="396BEF0B">
            <wp:simplePos x="0" y="0"/>
            <wp:positionH relativeFrom="column">
              <wp:align>center</wp:align>
            </wp:positionH>
            <wp:positionV relativeFrom="paragraph">
              <wp:posOffset>635</wp:posOffset>
            </wp:positionV>
            <wp:extent cx="6332220" cy="2904490"/>
            <wp:effectExtent l="0" t="0" r="0" b="0"/>
            <wp:wrapSquare wrapText="largest"/>
            <wp:docPr id="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pic:cNvPicPr>
                      <a:picLocks noChangeAspect="1" noChangeArrowheads="1"/>
                    </pic:cNvPicPr>
                  </pic:nvPicPr>
                  <pic:blipFill>
                    <a:blip r:embed="rId17"/>
                    <a:stretch>
                      <a:fillRect/>
                    </a:stretch>
                  </pic:blipFill>
                  <pic:spPr bwMode="auto">
                    <a:xfrm>
                      <a:off x="0" y="0"/>
                      <a:ext cx="6332220" cy="2904490"/>
                    </a:xfrm>
                    <a:prstGeom prst="rect">
                      <a:avLst/>
                    </a:prstGeom>
                  </pic:spPr>
                </pic:pic>
              </a:graphicData>
            </a:graphic>
          </wp:anchor>
        </w:drawing>
      </w:r>
      <w:r>
        <w:rPr>
          <w:b/>
          <w:bCs/>
          <w:color w:val="000000"/>
          <w:kern w:val="0"/>
        </w:rPr>
        <w:t xml:space="preserve">Supplementary Table S1. </w:t>
      </w:r>
      <w:r>
        <w:rPr>
          <w:b/>
          <w:bCs/>
          <w:color w:val="auto"/>
          <w:kern w:val="0"/>
        </w:rPr>
        <w:t>Chronology of experimental infections</w:t>
      </w:r>
      <w:r>
        <w:br w:type="page"/>
      </w:r>
    </w:p>
    <w:p w14:paraId="65DEC76C" w14:textId="77777777" w:rsidR="00E007B5" w:rsidRDefault="00500889">
      <w:r>
        <w:rPr>
          <w:b/>
          <w:bCs/>
          <w:color w:val="000000"/>
          <w:kern w:val="0"/>
        </w:rPr>
        <w:lastRenderedPageBreak/>
        <w:t xml:space="preserve">Supplementary Material S2. </w:t>
      </w:r>
      <w:r>
        <w:rPr>
          <w:b/>
          <w:bCs/>
          <w:color w:val="auto"/>
          <w:kern w:val="0"/>
        </w:rPr>
        <w:t xml:space="preserve">Conservative dataset </w:t>
      </w:r>
      <w:r>
        <w:rPr>
          <w:color w:val="auto"/>
          <w:kern w:val="0"/>
          <w:highlight w:val="yellow"/>
        </w:rPr>
        <w:t>(see attached document)</w:t>
      </w:r>
      <w:r>
        <w:br w:type="page"/>
      </w:r>
    </w:p>
    <w:p w14:paraId="2E956A8E" w14:textId="77777777" w:rsidR="00E007B5" w:rsidRDefault="00500889">
      <w:pPr>
        <w:pStyle w:val="Titre1"/>
      </w:pPr>
      <w:bookmarkStart w:id="91" w:name="_zdv4ak4r58ez"/>
      <w:bookmarkEnd w:id="91"/>
      <w:r>
        <w:lastRenderedPageBreak/>
        <w:t xml:space="preserve">Funding </w:t>
      </w:r>
    </w:p>
    <w:p w14:paraId="352587C7" w14:textId="77777777" w:rsidR="00E007B5" w:rsidRDefault="00500889">
      <w:r>
        <w:rPr>
          <w:color w:val="000000"/>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14:paraId="7BD6ADFD" w14:textId="77777777" w:rsidR="00E007B5" w:rsidRDefault="00500889">
      <w:pPr>
        <w:pStyle w:val="Titre1"/>
        <w:tabs>
          <w:tab w:val="left" w:pos="1088"/>
        </w:tabs>
        <w:jc w:val="both"/>
      </w:pPr>
      <w:r>
        <w:rPr>
          <w:bCs/>
        </w:rPr>
        <w:t>References</w:t>
      </w:r>
    </w:p>
    <w:p w14:paraId="75DDB4CC" w14:textId="77777777" w:rsidR="00E007B5" w:rsidRDefault="00500889">
      <w:pPr>
        <w:pStyle w:val="HangingIndent"/>
      </w:pPr>
      <w:r>
        <w:t xml:space="preserve">Al-khlifeh, E., Balard, A., Jarquín-Díaz, V. H., Weyrich, A., Wibbelt, G., &amp; Heitlinger, E. (2019). </w:t>
      </w:r>
      <w:r>
        <w:rPr>
          <w:i/>
        </w:rPr>
        <w:t>Eimeria falciformis</w:t>
      </w:r>
      <w:r>
        <w:t xml:space="preserve"> BayerHaberkorn1970 and novel wild derived isolates from house mice: Differences in parasite lifecycle, pathogenicity and host immune reactions. </w:t>
      </w:r>
      <w:r>
        <w:rPr>
          <w:i/>
        </w:rPr>
        <w:t>BioRxiv</w:t>
      </w:r>
      <w:r>
        <w:t>. doi: 10.1101/611277</w:t>
      </w:r>
    </w:p>
    <w:p w14:paraId="556DF9E8" w14:textId="77777777" w:rsidR="00E007B5" w:rsidRDefault="00500889">
      <w:pPr>
        <w:pStyle w:val="HangingIndent"/>
      </w:pPr>
      <w:r>
        <w:t xml:space="preserve">Ankrom, S. L., Chobotar, B., &amp; Ernst, J. V. (1975). Life cycle of </w:t>
      </w:r>
      <w:r>
        <w:rPr>
          <w:i/>
        </w:rPr>
        <w:t>Eimeria ferrisi</w:t>
      </w:r>
      <w:r>
        <w:t xml:space="preserve"> Levine &amp; Ivens, 1965 in the Mouse, </w:t>
      </w:r>
      <w:r>
        <w:rPr>
          <w:i/>
        </w:rPr>
        <w:t>Mus musculus</w:t>
      </w:r>
      <w:r>
        <w:t xml:space="preserve">. </w:t>
      </w:r>
      <w:r>
        <w:rPr>
          <w:i/>
        </w:rPr>
        <w:t>The Journal of Protozoology</w:t>
      </w:r>
      <w:r>
        <w:t xml:space="preserve">, </w:t>
      </w:r>
      <w:r>
        <w:rPr>
          <w:i/>
        </w:rPr>
        <w:t>22</w:t>
      </w:r>
      <w:r>
        <w:t>(3), 317–323. doi: 10.1111/j.1550-7408.1975.tb05177.x</w:t>
      </w:r>
    </w:p>
    <w:p w14:paraId="77192699" w14:textId="77777777" w:rsidR="00E007B5" w:rsidRDefault="00500889">
      <w:pPr>
        <w:pStyle w:val="HangingIndent"/>
      </w:pPr>
      <w:r>
        <w:rPr>
          <w:bCs/>
          <w:color w:val="auto"/>
        </w:rPr>
        <w:t xml:space="preserve">Ayres, J. S., &amp; Schneider, D. S. (2012). Tolerance of Infections. </w:t>
      </w:r>
      <w:r>
        <w:rPr>
          <w:bCs/>
          <w:i/>
          <w:iCs/>
          <w:color w:val="auto"/>
        </w:rPr>
        <w:t>Annual Review of Immunology</w:t>
      </w:r>
      <w:r>
        <w:rPr>
          <w:bCs/>
          <w:color w:val="auto"/>
        </w:rPr>
        <w:t>, 30(1), 271–294. doi: 10.1146/annurev-immunol-020711-075030</w:t>
      </w:r>
    </w:p>
    <w:p w14:paraId="1AEABC50" w14:textId="77777777" w:rsidR="00E007B5" w:rsidRDefault="00500889">
      <w:pPr>
        <w:pStyle w:val="HangingIndent"/>
      </w:pPr>
      <w:r>
        <w:t xml:space="preserve">Baird, S. J. E., &amp; Goüy de Bellocq, J. (2019). Shifting paradigms for studying parasitism in hybridising hosts: Response to Theodosopoulos, Hund, and Taylor. </w:t>
      </w:r>
      <w:r>
        <w:rPr>
          <w:i/>
        </w:rPr>
        <w:t>Trends in Ecology &amp; Evolution</w:t>
      </w:r>
      <w:r>
        <w:t xml:space="preserve">, </w:t>
      </w:r>
      <w:r>
        <w:rPr>
          <w:i/>
        </w:rPr>
        <w:t>34</w:t>
      </w:r>
      <w:r>
        <w:t>, 387–389. doi: 10.1016/j.tree.2019.01.011</w:t>
      </w:r>
    </w:p>
    <w:p w14:paraId="3A46FEF0" w14:textId="77777777" w:rsidR="00E007B5" w:rsidRDefault="00500889">
      <w:pPr>
        <w:pStyle w:val="HangingIndent"/>
      </w:pPr>
      <w:r>
        <w:t xml:space="preserve">Baird, S. J. E., Ribas, A., Macholán, M., Albrecht, T., Piálek, J., &amp; Goüy de Bellocq, J. (2012). Where are the wormy mice? A reexamination of hybrid parasitism in the European house mouse hybrid zone. </w:t>
      </w:r>
      <w:r>
        <w:rPr>
          <w:i/>
        </w:rPr>
        <w:t>Evolution</w:t>
      </w:r>
      <w:r>
        <w:t xml:space="preserve">, </w:t>
      </w:r>
      <w:r>
        <w:rPr>
          <w:i/>
        </w:rPr>
        <w:t>66</w:t>
      </w:r>
      <w:r>
        <w:t>(9), 2757–2772. doi: 10.1111/j.1558-5646.2012.01633.x</w:t>
      </w:r>
    </w:p>
    <w:p w14:paraId="50AF07AA" w14:textId="77777777" w:rsidR="00E007B5" w:rsidRDefault="00500889">
      <w:pPr>
        <w:pStyle w:val="HangingIndent"/>
      </w:pPr>
      <w:r>
        <w:rPr>
          <w:color w:val="auto"/>
        </w:rPr>
        <w:lastRenderedPageBreak/>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i/>
          <w:iCs/>
          <w:color w:val="auto"/>
        </w:rPr>
        <w:t>Journal of Evolutionary Biology</w:t>
      </w:r>
      <w:r>
        <w:rPr>
          <w:color w:val="auto"/>
        </w:rPr>
        <w:t>, 33(4), 435–448. doi: 10.1111/jeb.13578</w:t>
      </w:r>
    </w:p>
    <w:p w14:paraId="65C5F3BA" w14:textId="77777777" w:rsidR="00E007B5" w:rsidRDefault="00500889">
      <w:pPr>
        <w:pStyle w:val="HangingIndent"/>
      </w:pPr>
      <w:r>
        <w:rPr>
          <w:bCs/>
          <w:color w:val="1C1D1E"/>
        </w:rPr>
        <w:t xml:space="preserve">Baucom, R. S., &amp; de Roode, J. C. (2011). Ecological immunology and tolerance in plants and animals. </w:t>
      </w:r>
      <w:r>
        <w:rPr>
          <w:bCs/>
          <w:i/>
          <w:iCs/>
          <w:color w:val="1C1D1E"/>
        </w:rPr>
        <w:t>Functional Ecolog</w:t>
      </w:r>
      <w:r>
        <w:rPr>
          <w:bCs/>
          <w:i/>
          <w:iCs/>
          <w:color w:val="auto"/>
        </w:rPr>
        <w:t>y</w:t>
      </w:r>
      <w:r>
        <w:rPr>
          <w:bCs/>
          <w:color w:val="auto"/>
        </w:rPr>
        <w:t>, 25(1), 18–28. doi: 10.1111/j.1365-2435.2010.01742.x</w:t>
      </w:r>
    </w:p>
    <w:p w14:paraId="762400C8" w14:textId="77777777" w:rsidR="00E007B5" w:rsidRDefault="00500889">
      <w:pPr>
        <w:pStyle w:val="HangingIndent"/>
      </w:pPr>
      <w:r>
        <w:rPr>
          <w:bCs/>
          <w:color w:val="auto"/>
        </w:rPr>
        <w:t>Boots, M., Best, A., Miller, M. R., &amp; White, A. (2008). The role of ecological feedbacks in the evolution of host defence: what does theory tell us? Philosophical Transactions of the Royal Society B: Biological Sciences, 364(1513), 27–36. doi: 10.1098/rstb.2008.0160</w:t>
      </w:r>
    </w:p>
    <w:p w14:paraId="5E3EED2B" w14:textId="77777777" w:rsidR="00E007B5" w:rsidRDefault="00500889">
      <w:pPr>
        <w:pStyle w:val="HangingIndent"/>
      </w:pPr>
      <w:r>
        <w:rPr>
          <w:rStyle w:val="Accentuation"/>
          <w:i w:val="0"/>
          <w:iCs w:val="0"/>
          <w:color w:val="auto"/>
          <w:kern w:val="0"/>
        </w:rPr>
        <w:t>Brett, M. T., 2004. When is a correlation between non-independent variables “spurious”? Oikos 105, 647–656. doi: 10.1111/j.0030-1299.2004.12777.x</w:t>
      </w:r>
    </w:p>
    <w:p w14:paraId="2F1D75D8" w14:textId="77777777" w:rsidR="00E007B5" w:rsidRDefault="00500889">
      <w:pPr>
        <w:pStyle w:val="HangingIndent"/>
      </w:pPr>
      <w:r>
        <w:rPr>
          <w:rStyle w:val="Accentuation"/>
          <w:bCs/>
          <w:i w:val="0"/>
          <w:iCs w:val="0"/>
          <w:color w:val="auto"/>
        </w:rPr>
        <w:t xml:space="preserve">Carval, D., &amp; Ferriere, R. (2010). A unified model for the coevolution of resistance, tolerance, and virulence. Evolution, </w:t>
      </w:r>
      <w:r>
        <w:rPr>
          <w:rStyle w:val="Accentuation"/>
          <w:bCs/>
          <w:i w:val="0"/>
          <w:iCs w:val="0"/>
          <w:color w:val="000000"/>
        </w:rPr>
        <w:t xml:space="preserve">64(10):2988-3009. doi: </w:t>
      </w:r>
      <w:r>
        <w:rPr>
          <w:rStyle w:val="Accentuation"/>
          <w:bCs/>
          <w:i w:val="0"/>
          <w:iCs w:val="0"/>
          <w:color w:val="auto"/>
        </w:rPr>
        <w:t>10.1111/j.1558-5646.2010.01035.x</w:t>
      </w:r>
    </w:p>
    <w:p w14:paraId="183EB68A" w14:textId="77777777" w:rsidR="00E007B5" w:rsidRDefault="00500889">
      <w:pPr>
        <w:pStyle w:val="HangingIndent"/>
      </w:pPr>
      <w:r>
        <w:rPr>
          <w:rStyle w:val="Accentuation"/>
          <w:bCs/>
          <w:i w:val="0"/>
          <w:iCs w:val="0"/>
          <w:color w:val="auto"/>
        </w:rPr>
        <w:t>Chapman, H. D., Barta, J. R., Blake, D., Gruber, A., Jenkins, M., Smith, N. C., … Tomley, F. M. (2013). A selective review of advances in coccidiosis research. Advances in Parasitology, 83, 93–171. doi: 10.1016/B978-0-12-407705-8.00002-1</w:t>
      </w:r>
    </w:p>
    <w:p w14:paraId="38ED8228" w14:textId="77777777" w:rsidR="00E007B5" w:rsidRDefault="00500889">
      <w:pPr>
        <w:pStyle w:val="HangingIndent"/>
      </w:pPr>
      <w:r>
        <w:t xml:space="preserve">Clerc, M., Fenton, A., Babayan, S. A., &amp; Pedersen, A. B. (2019). Parasitic nematodes simultaneously suppress and benefit from coccidian coinfection in their natural mouse host. </w:t>
      </w:r>
      <w:r>
        <w:rPr>
          <w:i/>
        </w:rPr>
        <w:t>Parasitology</w:t>
      </w:r>
      <w:r>
        <w:t xml:space="preserve">, </w:t>
      </w:r>
      <w:r>
        <w:rPr>
          <w:i/>
        </w:rPr>
        <w:t>146</w:t>
      </w:r>
      <w:r>
        <w:t>(8), 1096–1106. doi: 10.1017/S0031182019000192</w:t>
      </w:r>
    </w:p>
    <w:p w14:paraId="0AA710F3" w14:textId="77777777" w:rsidR="00E007B5" w:rsidRDefault="00500889">
      <w:pPr>
        <w:pStyle w:val="HangingIndent"/>
      </w:pPr>
      <w:r>
        <w:t xml:space="preserve">Delignette-Muller, M. L., &amp; Dutang, C. (2015). fitdistrplus: An R Package for Fitting Distributions. </w:t>
      </w:r>
      <w:r>
        <w:rPr>
          <w:i/>
        </w:rPr>
        <w:t>Journal of Statistical Software</w:t>
      </w:r>
      <w:r>
        <w:t xml:space="preserve">, </w:t>
      </w:r>
      <w:r>
        <w:rPr>
          <w:i/>
        </w:rPr>
        <w:t>64</w:t>
      </w:r>
      <w:r>
        <w:t>(4), 1–34.</w:t>
      </w:r>
    </w:p>
    <w:p w14:paraId="4641FAA4" w14:textId="77777777" w:rsidR="00E007B5" w:rsidRDefault="00500889">
      <w:pPr>
        <w:pStyle w:val="HangingIndent"/>
      </w:pPr>
      <w:r>
        <w:t xml:space="preserve">Ďureje, Ľ., Macholán, M., Baird, S. J., &amp; Piálek, J. (2012). The mouse hybrid zone in Central Europe: From morphology to molecules. </w:t>
      </w:r>
      <w:r>
        <w:rPr>
          <w:i/>
        </w:rPr>
        <w:t>Folia Zoologica</w:t>
      </w:r>
      <w:r>
        <w:t xml:space="preserve">, </w:t>
      </w:r>
      <w:r>
        <w:rPr>
          <w:i/>
        </w:rPr>
        <w:t>61</w:t>
      </w:r>
      <w:r>
        <w:t>(3–4), 308–318.</w:t>
      </w:r>
    </w:p>
    <w:p w14:paraId="6C39408A" w14:textId="77777777" w:rsidR="00E007B5" w:rsidRDefault="00500889">
      <w:pPr>
        <w:pStyle w:val="HangingIndent"/>
      </w:pPr>
      <w:r>
        <w:rPr>
          <w:color w:val="auto"/>
        </w:rPr>
        <w:lastRenderedPageBreak/>
        <w:t xml:space="preserve">Ehret, T., Spork, S., Dieterich, C., Lucius, R., &amp; Heitlinger, E. (2017). Dual RNA-seq reveals no plastic transcriptional response of the coccidian parasite </w:t>
      </w:r>
      <w:r>
        <w:rPr>
          <w:i/>
          <w:color w:val="auto"/>
        </w:rPr>
        <w:t>Eimeria falciformis</w:t>
      </w:r>
      <w:r>
        <w:rPr>
          <w:color w:val="auto"/>
        </w:rPr>
        <w:t xml:space="preserve"> to host immune defenses. </w:t>
      </w:r>
      <w:r>
        <w:rPr>
          <w:i/>
          <w:color w:val="auto"/>
        </w:rPr>
        <w:t>BMC Genomics</w:t>
      </w:r>
      <w:r>
        <w:rPr>
          <w:color w:val="auto"/>
        </w:rPr>
        <w:t xml:space="preserve">, </w:t>
      </w:r>
      <w:r>
        <w:rPr>
          <w:i/>
          <w:color w:val="auto"/>
        </w:rPr>
        <w:t>18</w:t>
      </w:r>
      <w:r>
        <w:rPr>
          <w:color w:val="auto"/>
        </w:rPr>
        <w:t>(1), 686. doi: 10.1186/s12864-017-4095-6</w:t>
      </w:r>
    </w:p>
    <w:p w14:paraId="6B6DDB9A" w14:textId="77777777" w:rsidR="00E007B5" w:rsidRDefault="00500889">
      <w:pPr>
        <w:pStyle w:val="HangingIndent"/>
      </w:pPr>
      <w:r>
        <w:rPr>
          <w:color w:val="auto"/>
        </w:rPr>
        <w:t>Floyd, R. M., Rogers, A. D., Lambshead, P. J. D., &amp; Smith, C. R. (2005). Nematode-specific PCR primers for the 18S small subunit rRNA gene. </w:t>
      </w:r>
      <w:r>
        <w:rPr>
          <w:i/>
          <w:color w:val="auto"/>
        </w:rPr>
        <w:t>Molecular Ecology Notes</w:t>
      </w:r>
      <w:r>
        <w:rPr>
          <w:color w:val="auto"/>
        </w:rPr>
        <w:t>, </w:t>
      </w:r>
      <w:r>
        <w:rPr>
          <w:i/>
          <w:color w:val="auto"/>
        </w:rPr>
        <w:t>5</w:t>
      </w:r>
      <w:r>
        <w:rPr>
          <w:color w:val="auto"/>
        </w:rPr>
        <w:t>(3), 611–612. doi: 10.1111/j.1471-8286.2005.01009.x</w:t>
      </w:r>
    </w:p>
    <w:p w14:paraId="708E8B51" w14:textId="77777777" w:rsidR="00E007B5" w:rsidRDefault="00500889">
      <w:pPr>
        <w:pStyle w:val="HangingIndent"/>
      </w:pPr>
      <w:r>
        <w:rPr>
          <w:color w:val="auto"/>
        </w:rPr>
        <w:t xml:space="preserve">Gandon, S., &amp; Michalakis, Y. (2000). Evolution of parasite virulence against qualitative or quantitative host resistance. </w:t>
      </w:r>
      <w:r>
        <w:rPr>
          <w:rStyle w:val="Accentuation"/>
          <w:bCs/>
          <w:color w:val="auto"/>
        </w:rPr>
        <w:t>Proceedings of the Royal Society B: Biological Sciences</w:t>
      </w:r>
      <w:r>
        <w:rPr>
          <w:rStyle w:val="Accentuation"/>
          <w:bCs/>
          <w:i w:val="0"/>
          <w:color w:val="auto"/>
        </w:rPr>
        <w:t xml:space="preserve">, </w:t>
      </w:r>
      <w:r>
        <w:rPr>
          <w:color w:val="auto"/>
        </w:rPr>
        <w:t>267(1447), 985–990. doi: 10.1098/rspb.2000.1100</w:t>
      </w:r>
    </w:p>
    <w:p w14:paraId="2783A3AE" w14:textId="77777777" w:rsidR="00E007B5" w:rsidRDefault="00500889">
      <w:pPr>
        <w:pStyle w:val="HangingIndent"/>
      </w:pPr>
      <w:r>
        <w:rPr>
          <w:color w:val="auto"/>
        </w:rPr>
        <w:t xml:space="preserve">Graham, A. L., Allen, J. E., &amp; Read, A. F. (2005). Evolutionary causes and consequences of immunopathology. </w:t>
      </w:r>
      <w:r>
        <w:rPr>
          <w:i/>
          <w:color w:val="auto"/>
        </w:rPr>
        <w:t>Annual Review of Ecology, Evolution, and Systematics</w:t>
      </w:r>
      <w:r>
        <w:rPr>
          <w:color w:val="auto"/>
        </w:rPr>
        <w:t>, 373–397. doi: 10.1146/annurev</w:t>
      </w:r>
      <w:r>
        <w:t>.ecolsys.36.102003.152622</w:t>
      </w:r>
    </w:p>
    <w:p w14:paraId="002B0A6E" w14:textId="77777777" w:rsidR="00E007B5" w:rsidRDefault="00500889">
      <w:pPr>
        <w:pStyle w:val="HangingIndent"/>
      </w:pPr>
      <w:r>
        <w:t xml:space="preserve">Gregorová, S., &amp; Forejt, J. (2000). PWD/Ph and PWK/Ph inbred mouse strains of </w:t>
      </w:r>
      <w:r>
        <w:rPr>
          <w:i/>
        </w:rPr>
        <w:t>Mus m. Musculus</w:t>
      </w:r>
      <w:r>
        <w:t xml:space="preserve"> subspecies-a valuable resource of phenotypic variations and genomic polymorphisms. </w:t>
      </w:r>
      <w:r>
        <w:rPr>
          <w:i/>
        </w:rPr>
        <w:t>Folia Biologica</w:t>
      </w:r>
      <w:r>
        <w:t xml:space="preserve">, </w:t>
      </w:r>
      <w:r>
        <w:rPr>
          <w:i/>
        </w:rPr>
        <w:t>46</w:t>
      </w:r>
      <w:r>
        <w:t>(1), 31–41.</w:t>
      </w:r>
    </w:p>
    <w:p w14:paraId="0E3BC4A1" w14:textId="77777777" w:rsidR="00E007B5" w:rsidRDefault="00500889">
      <w:pPr>
        <w:pStyle w:val="HangingIndent"/>
      </w:pPr>
      <w:r>
        <w:t xml:space="preserve">Haberkorn, A. (1970). Die Entwicklung von </w:t>
      </w:r>
      <w:r>
        <w:rPr>
          <w:i/>
        </w:rPr>
        <w:t>Eimeria falciformis</w:t>
      </w:r>
      <w:r>
        <w:t xml:space="preserve"> (Eimer 1870) in der weißen Maus (</w:t>
      </w:r>
      <w:r>
        <w:rPr>
          <w:i/>
        </w:rPr>
        <w:t>Mus musculus</w:t>
      </w:r>
      <w:r>
        <w:t xml:space="preserve">). </w:t>
      </w:r>
      <w:r>
        <w:rPr>
          <w:i/>
        </w:rPr>
        <w:t>Zeitschrift für Parasitenkunde</w:t>
      </w:r>
      <w:r>
        <w:t xml:space="preserve">, </w:t>
      </w:r>
      <w:r>
        <w:rPr>
          <w:i/>
        </w:rPr>
        <w:t>34</w:t>
      </w:r>
      <w:r>
        <w:t>(1), 49–67. doi: 10.1007/BF00629179</w:t>
      </w:r>
    </w:p>
    <w:p w14:paraId="25F2FD7A" w14:textId="77777777" w:rsidR="00E007B5" w:rsidRDefault="00500889">
      <w:pPr>
        <w:pStyle w:val="HangingIndent"/>
      </w:pPr>
      <w:r>
        <w:rPr>
          <w:bCs/>
          <w:color w:val="auto"/>
        </w:rPr>
        <w:t xml:space="preserve">Howick, V. M., &amp; Lazzaro, B. P. (2017). The genetic architecture of defence as resistance to and tolerance of bacterial infection in </w:t>
      </w:r>
      <w:r>
        <w:rPr>
          <w:bCs/>
          <w:i/>
          <w:iCs/>
          <w:color w:val="auto"/>
        </w:rPr>
        <w:t>Drosophila melanogaster</w:t>
      </w:r>
      <w:r>
        <w:rPr>
          <w:bCs/>
          <w:color w:val="auto"/>
        </w:rPr>
        <w:t>. </w:t>
      </w:r>
      <w:r>
        <w:rPr>
          <w:bCs/>
          <w:i/>
          <w:color w:val="auto"/>
        </w:rPr>
        <w:t>Molecular Ecology</w:t>
      </w:r>
      <w:r>
        <w:rPr>
          <w:bCs/>
          <w:color w:val="auto"/>
        </w:rPr>
        <w:t>, </w:t>
      </w:r>
      <w:r>
        <w:rPr>
          <w:bCs/>
          <w:i/>
          <w:color w:val="auto"/>
        </w:rPr>
        <w:t>26</w:t>
      </w:r>
      <w:r>
        <w:rPr>
          <w:bCs/>
          <w:color w:val="auto"/>
        </w:rPr>
        <w:t xml:space="preserve">(6), 1533–1546. doi: 10.1111/mec.14017 </w:t>
      </w:r>
    </w:p>
    <w:p w14:paraId="75F300DF" w14:textId="77777777" w:rsidR="00E007B5" w:rsidRDefault="00500889">
      <w:pPr>
        <w:pStyle w:val="HangingIndent"/>
      </w:pPr>
      <w:r>
        <w:rPr>
          <w:bCs/>
          <w:color w:val="auto"/>
        </w:rPr>
        <w:t xml:space="preserve">Jackman, S. (2017). pscl: classes and methods for R developed in the political science computational laboratory. United States Studies Centre, University of Sydney. R package version 1.5.2. </w:t>
      </w:r>
      <w:r>
        <w:rPr>
          <w:rStyle w:val="InternetLink"/>
          <w:color w:val="auto"/>
          <w:u w:val="none"/>
        </w:rPr>
        <w:t>https://github.com/atahk/pscl/</w:t>
      </w:r>
    </w:p>
    <w:p w14:paraId="06756F57" w14:textId="77777777" w:rsidR="00E007B5" w:rsidRDefault="00500889">
      <w:pPr>
        <w:pStyle w:val="HangingIndent"/>
      </w:pPr>
      <w:r>
        <w:rPr>
          <w:bCs/>
          <w:color w:val="000000"/>
        </w:rPr>
        <w:lastRenderedPageBreak/>
        <w:t xml:space="preserve">Janzen, D. H. (1980). When is it coevolution? </w:t>
      </w:r>
      <w:r>
        <w:rPr>
          <w:bCs/>
          <w:i/>
          <w:iCs/>
          <w:color w:val="000000"/>
        </w:rPr>
        <w:t>Evolution</w:t>
      </w:r>
      <w:r>
        <w:rPr>
          <w:bCs/>
          <w:color w:val="000000"/>
        </w:rPr>
        <w:t>, 34(3), 611–612. doi: 10.1111/j.1558-5646.1980.tb04849.x</w:t>
      </w:r>
    </w:p>
    <w:p w14:paraId="623D07B0" w14:textId="77777777" w:rsidR="00E007B5" w:rsidRDefault="00500889">
      <w:pPr>
        <w:pStyle w:val="HangingIndent"/>
      </w:pPr>
      <w:r>
        <w:t xml:space="preserve">Jarquín-Díaz, V. H., Balard, A., Jost, J., Kraft, J., Dikmen, M. N., Kvičerová, J., &amp; Heitlinger, E. (2019). Detection and quantification of house mouse </w:t>
      </w:r>
      <w:r>
        <w:rPr>
          <w:i/>
        </w:rPr>
        <w:t>Eimeria</w:t>
      </w:r>
      <w:r>
        <w:t xml:space="preserve"> at the species level – Challenges and solutions for the assessment of coccidia in wildlife. </w:t>
      </w:r>
      <w:r>
        <w:rPr>
          <w:i/>
        </w:rPr>
        <w:t>International Journal for Parasitology: Parasites and Wildlife</w:t>
      </w:r>
      <w:r>
        <w:t xml:space="preserve">, </w:t>
      </w:r>
      <w:r>
        <w:rPr>
          <w:i/>
        </w:rPr>
        <w:t>10</w:t>
      </w:r>
      <w:r>
        <w:t>, 29–40. doi: 10.1016/j.ijppaw.2019.07.004</w:t>
      </w:r>
    </w:p>
    <w:p w14:paraId="5A5CD5C9" w14:textId="77777777" w:rsidR="00E007B5" w:rsidRDefault="00500889">
      <w:pPr>
        <w:pStyle w:val="HangingIndent"/>
      </w:pPr>
      <w:r>
        <w:rPr>
          <w:bCs/>
          <w:color w:val="auto"/>
        </w:rPr>
        <w:t>Kaltz, O., &amp; Shykoff, J. Local adaptation in host–parasite systems. </w:t>
      </w:r>
      <w:r>
        <w:rPr>
          <w:bCs/>
          <w:i/>
          <w:color w:val="auto"/>
        </w:rPr>
        <w:t>Heredity</w:t>
      </w:r>
      <w:r>
        <w:rPr>
          <w:bCs/>
          <w:color w:val="auto"/>
        </w:rPr>
        <w:t> </w:t>
      </w:r>
      <w:r>
        <w:rPr>
          <w:b/>
          <w:bCs/>
          <w:color w:val="auto"/>
        </w:rPr>
        <w:t>81, </w:t>
      </w:r>
      <w:r>
        <w:rPr>
          <w:bCs/>
          <w:color w:val="auto"/>
        </w:rPr>
        <w:t>361–370 (1998). doi: 10.1046/j.1365-2540.1998.00435.x</w:t>
      </w:r>
    </w:p>
    <w:p w14:paraId="36825A9C" w14:textId="77777777" w:rsidR="00E007B5" w:rsidRDefault="00500889">
      <w:pPr>
        <w:pStyle w:val="HangingIndent"/>
      </w:pPr>
      <w:r>
        <w:rPr>
          <w:rStyle w:val="Accentuation"/>
          <w:bCs/>
          <w:i w:val="0"/>
          <w:color w:val="auto"/>
        </w:rPr>
        <w:t>Klemme, I., &amp; Karvonen, A. (2016). Vertebrate defense against parasites: Interactions between avoidance, resistance, and tolerance. </w:t>
      </w:r>
      <w:r>
        <w:rPr>
          <w:rStyle w:val="Accentuation"/>
          <w:bCs/>
          <w:color w:val="auto"/>
        </w:rPr>
        <w:t>Ecology and Evolution</w:t>
      </w:r>
      <w:r>
        <w:rPr>
          <w:rStyle w:val="Accentuation"/>
          <w:bCs/>
          <w:i w:val="0"/>
          <w:color w:val="auto"/>
        </w:rPr>
        <w:t>, </w:t>
      </w:r>
      <w:r>
        <w:rPr>
          <w:rStyle w:val="Accentuation"/>
          <w:bCs/>
          <w:color w:val="auto"/>
        </w:rPr>
        <w:t>7</w:t>
      </w:r>
      <w:r>
        <w:rPr>
          <w:rStyle w:val="Accentuation"/>
          <w:bCs/>
          <w:i w:val="0"/>
          <w:color w:val="auto"/>
        </w:rPr>
        <w:t>(2), 561–571. doi: 10.1002/ece3.2645</w:t>
      </w:r>
    </w:p>
    <w:p w14:paraId="41DADD4D" w14:textId="77777777" w:rsidR="00E007B5" w:rsidRDefault="00500889">
      <w:pPr>
        <w:pStyle w:val="HangingIndent"/>
      </w:pPr>
      <w:hyperlink r:id="rId18">
        <w:r>
          <w:rPr>
            <w:rStyle w:val="InternetLink"/>
            <w:bCs/>
            <w:iCs/>
            <w:color w:val="000000"/>
            <w:u w:val="none"/>
          </w:rPr>
          <w:t xml:space="preserve">Kutzer, M. A. M., &amp; Armitage, S. A. O. (2016). Maximising fitness in the face of parasites: A review of host tolerance. </w:t>
        </w:r>
      </w:hyperlink>
      <w:hyperlink r:id="rId19">
        <w:r>
          <w:rPr>
            <w:rStyle w:val="InternetLink"/>
            <w:bCs/>
            <w:i/>
            <w:iCs/>
            <w:color w:val="000000"/>
            <w:u w:val="none"/>
          </w:rPr>
          <w:t>Zoology</w:t>
        </w:r>
      </w:hyperlink>
      <w:hyperlink r:id="rId20">
        <w:r>
          <w:rPr>
            <w:rStyle w:val="InternetLink"/>
            <w:bCs/>
            <w:iCs/>
            <w:color w:val="000000"/>
            <w:u w:val="none"/>
          </w:rPr>
          <w:t xml:space="preserve">, </w:t>
        </w:r>
      </w:hyperlink>
      <w:hyperlink r:id="rId21">
        <w:r>
          <w:rPr>
            <w:rStyle w:val="InternetLink"/>
            <w:bCs/>
            <w:i/>
            <w:iCs/>
            <w:color w:val="000000"/>
            <w:u w:val="none"/>
          </w:rPr>
          <w:t>119</w:t>
        </w:r>
      </w:hyperlink>
      <w:r>
        <w:rPr>
          <w:rStyle w:val="InternetLink"/>
          <w:bCs/>
          <w:iCs/>
          <w:color w:val="000000"/>
          <w:u w:val="none"/>
        </w:rPr>
        <w:t>(4), 281–289. doi: 10.1016/j.zool.2016.05.011</w:t>
      </w:r>
    </w:p>
    <w:p w14:paraId="0468A985" w14:textId="77777777" w:rsidR="00E007B5" w:rsidRDefault="00500889">
      <w:pPr>
        <w:pStyle w:val="HangingIndent"/>
      </w:pPr>
      <w:r>
        <w:rPr>
          <w:rStyle w:val="Accentuation"/>
          <w:bCs/>
          <w:i w:val="0"/>
          <w:color w:val="auto"/>
        </w:rPr>
        <w:t xml:space="preserve">Lefèvre, T., Williams, A. J., &amp; de Roode, J. C. (2010). Genetic variation in resistance, but not tolerance, to a protozoan parasite in the monarch butterfly. </w:t>
      </w:r>
      <w:r>
        <w:rPr>
          <w:rStyle w:val="Accentuation"/>
          <w:bCs/>
          <w:color w:val="auto"/>
        </w:rPr>
        <w:t>Proceedings of the Royal Society B: Biological Sciences</w:t>
      </w:r>
      <w:r>
        <w:rPr>
          <w:rStyle w:val="Accentuation"/>
          <w:bCs/>
          <w:i w:val="0"/>
          <w:color w:val="auto"/>
        </w:rPr>
        <w:t>, 278(1706), 751–759. doi: 10.1098/rspb.2010.1479</w:t>
      </w:r>
    </w:p>
    <w:p w14:paraId="3E3BFEED" w14:textId="77777777" w:rsidR="00E007B5" w:rsidRDefault="00500889">
      <w:pPr>
        <w:pStyle w:val="HangingIndent"/>
      </w:pPr>
      <w:r>
        <w:t xml:space="preserve">Little, T. J., Shuker, D. M., Colegrave, N., Day, T., &amp; Graham, A. L. (2010). The coevolution of virulence: Tolerance in perspective. </w:t>
      </w:r>
      <w:r>
        <w:rPr>
          <w:i/>
        </w:rPr>
        <w:t>PLOS Pathogens</w:t>
      </w:r>
      <w:r>
        <w:t xml:space="preserve">, </w:t>
      </w:r>
      <w:r>
        <w:rPr>
          <w:i/>
        </w:rPr>
        <w:t>6</w:t>
      </w:r>
      <w:r>
        <w:t>(9), e1001006.</w:t>
      </w:r>
      <w:r>
        <w:rPr>
          <w:color w:val="auto"/>
        </w:rPr>
        <w:t xml:space="preserve"> doi: 10.1371/journal.ppat.1001006</w:t>
      </w:r>
    </w:p>
    <w:p w14:paraId="1EAF9900" w14:textId="77777777" w:rsidR="00E007B5" w:rsidRDefault="00500889">
      <w:pPr>
        <w:pStyle w:val="HangingIndent"/>
      </w:pPr>
      <w:r>
        <w:rPr>
          <w:color w:val="000000"/>
        </w:rPr>
        <w:t xml:space="preserve">Lüdecke D (2018). ggeffects: tidy data frames of marginal effects from regression </w:t>
      </w:r>
      <w:r>
        <w:rPr>
          <w:color w:val="auto"/>
        </w:rPr>
        <w:t>models. Journal of Open Source Software, 3(26), 772. doi: 10.21105/joss.00772</w:t>
      </w:r>
    </w:p>
    <w:p w14:paraId="518D52BD" w14:textId="77777777" w:rsidR="00E007B5" w:rsidRDefault="00500889">
      <w:pPr>
        <w:pStyle w:val="HangingIndent"/>
      </w:pPr>
      <w:r>
        <w:t>Macholán M., Baird S.J.E.,</w:t>
      </w:r>
      <w:r>
        <w:rPr>
          <w:lang w:eastAsia="en-US"/>
        </w:rPr>
        <w:t xml:space="preserve"> Fornuskova A.,</w:t>
      </w:r>
      <w:r>
        <w:t xml:space="preserve"> Martincová I., Rubík, P., Ďureje Ľ., Heitlinger E., Piálek J. 2019. Widespread introgression of the </w:t>
      </w:r>
      <w:r>
        <w:rPr>
          <w:i/>
        </w:rPr>
        <w:t>Mus musculus musculus</w:t>
      </w:r>
      <w:r>
        <w:t xml:space="preserve"> Y chromosome in Central Europe. </w:t>
      </w:r>
      <w:r>
        <w:rPr>
          <w:i/>
        </w:rPr>
        <w:t>BioRxiv</w:t>
      </w:r>
      <w:r>
        <w:t>. doi:</w:t>
      </w:r>
      <w:hyperlink r:id="rId22">
        <w:r>
          <w:rPr>
            <w:rStyle w:val="InternetLink"/>
            <w:color w:val="00000A"/>
            <w:u w:val="none"/>
          </w:rPr>
          <w:t xml:space="preserve"> </w:t>
        </w:r>
      </w:hyperlink>
      <w:hyperlink r:id="rId23">
        <w:r>
          <w:rPr>
            <w:rStyle w:val="InternetLink"/>
            <w:color w:val="00000A"/>
            <w:u w:val="none"/>
          </w:rPr>
          <w:t>10.1101/2019.12.23.887471</w:t>
        </w:r>
      </w:hyperlink>
    </w:p>
    <w:p w14:paraId="35AC1047" w14:textId="77777777" w:rsidR="00E007B5" w:rsidRDefault="00500889">
      <w:pPr>
        <w:pStyle w:val="HangingIndent"/>
      </w:pPr>
      <w:r>
        <w:lastRenderedPageBreak/>
        <w:t xml:space="preserve">Martincová, I., Ďureje, Ľ., Kreisinger, J., Macholán, M., &amp; Piálek, J. (2019). Phenotypic effects of the Y chromosome are variable and structured in hybrids among house mouse recombinant lines. </w:t>
      </w:r>
      <w:r>
        <w:rPr>
          <w:i/>
        </w:rPr>
        <w:t>Ecology and Evolution</w:t>
      </w:r>
      <w:r>
        <w:t xml:space="preserve">, </w:t>
      </w:r>
      <w:r>
        <w:rPr>
          <w:i/>
        </w:rPr>
        <w:t>9</w:t>
      </w:r>
      <w:r>
        <w:t>(10), 6124–6137. doi: 10.1002/ece3.5196</w:t>
      </w:r>
    </w:p>
    <w:p w14:paraId="24F931B0" w14:textId="77777777" w:rsidR="00E007B5" w:rsidRDefault="00500889">
      <w:pPr>
        <w:pStyle w:val="HangingIndent"/>
      </w:pPr>
      <w:r>
        <w:rPr>
          <w:rStyle w:val="Accentuation"/>
          <w:bCs/>
          <w:i w:val="0"/>
          <w:color w:val="auto"/>
        </w:rPr>
        <w:t xml:space="preserve">Mazé-Guilmo, E., Loot, G., Páez, D. J., Lefèvre, T., &amp; Blanchet, S. (2014). Heritable variation in host tolerance and resistance inferred from a wild host–parasite system. </w:t>
      </w:r>
      <w:r>
        <w:rPr>
          <w:rStyle w:val="Accentuation"/>
          <w:bCs/>
          <w:color w:val="auto"/>
        </w:rPr>
        <w:t>Proceedings of the Royal Society B: Biological Sciences</w:t>
      </w:r>
      <w:r>
        <w:rPr>
          <w:rStyle w:val="Accentuation"/>
          <w:bCs/>
          <w:i w:val="0"/>
          <w:color w:val="auto"/>
        </w:rPr>
        <w:t xml:space="preserve">, 281(1779), 20132567. </w:t>
      </w:r>
      <w:r>
        <w:rPr>
          <w:rStyle w:val="Accentuation"/>
          <w:bCs/>
          <w:i w:val="0"/>
          <w:iCs w:val="0"/>
          <w:color w:val="auto"/>
        </w:rPr>
        <w:t>doi: 10.1098/rspb.2013.2567</w:t>
      </w:r>
    </w:p>
    <w:p w14:paraId="06F3E1C4" w14:textId="77777777" w:rsidR="00E007B5" w:rsidRDefault="00500889">
      <w:pPr>
        <w:pStyle w:val="HangingIndent"/>
        <w:rPr>
          <w:color w:val="auto"/>
        </w:rPr>
      </w:pPr>
      <w:r>
        <w:rPr>
          <w:color w:val="auto"/>
        </w:rPr>
        <w:t xml:space="preserve">Medzhitov, R., Schneider, D. S., &amp; Soares, M. P. (2012). Disease tolerance as a defense strategy. </w:t>
      </w:r>
      <w:r>
        <w:rPr>
          <w:i/>
          <w:color w:val="auto"/>
        </w:rPr>
        <w:t>Science</w:t>
      </w:r>
      <w:r>
        <w:rPr>
          <w:color w:val="auto"/>
        </w:rPr>
        <w:t xml:space="preserve">, </w:t>
      </w:r>
      <w:r>
        <w:rPr>
          <w:i/>
          <w:color w:val="auto"/>
        </w:rPr>
        <w:t>335</w:t>
      </w:r>
      <w:r>
        <w:rPr>
          <w:color w:val="auto"/>
        </w:rPr>
        <w:t>(6071), 936–941. doi: 10.1126/science.1214935</w:t>
      </w:r>
    </w:p>
    <w:p w14:paraId="5528D1DA" w14:textId="77777777" w:rsidR="00E007B5" w:rsidRDefault="00500889">
      <w:pPr>
        <w:pStyle w:val="HangingIndent"/>
      </w:pPr>
      <w:r>
        <w:rPr>
          <w:rStyle w:val="Accentuation"/>
          <w:bCs/>
          <w:i w:val="0"/>
          <w:iCs w:val="0"/>
          <w:color w:val="auto"/>
        </w:rPr>
        <w:t>Mesa, J. M., Scholes, D. R., Juvik, J. A., &amp; Paige, K. N. (2017). Molecular constraints on resistance-tolerance trade-offs. </w:t>
      </w:r>
      <w:r>
        <w:rPr>
          <w:rStyle w:val="Accentuation"/>
          <w:bCs/>
          <w:iCs w:val="0"/>
          <w:color w:val="auto"/>
        </w:rPr>
        <w:t>Ecology</w:t>
      </w:r>
      <w:r>
        <w:rPr>
          <w:rStyle w:val="Accentuation"/>
          <w:bCs/>
          <w:i w:val="0"/>
          <w:iCs w:val="0"/>
          <w:color w:val="auto"/>
        </w:rPr>
        <w:t>, </w:t>
      </w:r>
      <w:r>
        <w:rPr>
          <w:rStyle w:val="Accentuation"/>
          <w:bCs/>
          <w:iCs w:val="0"/>
          <w:color w:val="auto"/>
        </w:rPr>
        <w:t>98</w:t>
      </w:r>
      <w:r>
        <w:rPr>
          <w:rStyle w:val="Accentuation"/>
          <w:bCs/>
          <w:i w:val="0"/>
          <w:iCs w:val="0"/>
          <w:color w:val="auto"/>
        </w:rPr>
        <w:t>(10), 2528–2537. doi: 10.1002/ecy.1948</w:t>
      </w:r>
    </w:p>
    <w:p w14:paraId="1A077423" w14:textId="77777777" w:rsidR="00E007B5" w:rsidRDefault="00500889">
      <w:pPr>
        <w:pStyle w:val="HangingIndent"/>
      </w:pPr>
      <w:r>
        <w:rPr>
          <w:color w:val="auto"/>
        </w:rPr>
        <w:t>Piálek, J., Vysk</w:t>
      </w:r>
      <w:r>
        <w:t xml:space="preserve">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t xml:space="preserve">, </w:t>
      </w:r>
      <w:r>
        <w:rPr>
          <w:i/>
        </w:rPr>
        <w:t>99</w:t>
      </w:r>
      <w:r>
        <w:t>(1), 34–44. doi: 10.1093/jhered/esm083</w:t>
      </w:r>
    </w:p>
    <w:p w14:paraId="2AFF1152" w14:textId="77777777" w:rsidR="00E007B5" w:rsidRDefault="00500889">
      <w:pPr>
        <w:pStyle w:val="HangingIndent"/>
      </w:pPr>
      <w:r>
        <w:t xml:space="preserve">R Development Core Team. (2018). </w:t>
      </w:r>
      <w:r>
        <w:rPr>
          <w:i/>
        </w:rPr>
        <w:t>R: A language and environment for statistical computing. R Foundation for Statistical Computing, Vienna, Austria</w:t>
      </w:r>
      <w:r>
        <w:t>. http://www.R-project.org</w:t>
      </w:r>
    </w:p>
    <w:p w14:paraId="16484FE2" w14:textId="77777777" w:rsidR="00E007B5" w:rsidRDefault="00500889">
      <w:pPr>
        <w:pStyle w:val="HangingIndent"/>
      </w:pPr>
      <w:r>
        <w:t xml:space="preserve">Råberg, L., Sim, D., &amp; Read, A. F. (2007). Disentangling genetic variation for resistance and tolerance to infectious diseases in animals. </w:t>
      </w:r>
      <w:r>
        <w:rPr>
          <w:i/>
        </w:rPr>
        <w:t>Science</w:t>
      </w:r>
      <w:r>
        <w:t xml:space="preserve">, </w:t>
      </w:r>
      <w:r>
        <w:rPr>
          <w:i/>
        </w:rPr>
        <w:t>318</w:t>
      </w:r>
      <w:r>
        <w:t>(5851), 812–814. doi: 10.1126/science.1148526</w:t>
      </w:r>
    </w:p>
    <w:p w14:paraId="6F2D4373" w14:textId="77777777" w:rsidR="00E007B5" w:rsidRDefault="00500889">
      <w:pPr>
        <w:pStyle w:val="HangingIndent"/>
      </w:pPr>
      <w:r>
        <w:t xml:space="preserve">Råberg, L., Graham, A. L., &amp; Read, A. F. (2009). Decomposing health: Tolerance and resistance to parasites in animals. </w:t>
      </w:r>
      <w:r>
        <w:rPr>
          <w:i/>
        </w:rPr>
        <w:t>Philosophical Transactions of the Royal Society B: Biological Sciences</w:t>
      </w:r>
      <w:r>
        <w:t xml:space="preserve">, </w:t>
      </w:r>
      <w:r>
        <w:rPr>
          <w:i/>
        </w:rPr>
        <w:t>364</w:t>
      </w:r>
      <w:r>
        <w:t>(1513), 37–49. doi: 10.1098/rstb.2008.0184</w:t>
      </w:r>
    </w:p>
    <w:p w14:paraId="36819561" w14:textId="77777777" w:rsidR="00E007B5" w:rsidRDefault="00500889">
      <w:pPr>
        <w:pStyle w:val="HangingIndent"/>
      </w:pPr>
      <w:r>
        <w:rPr>
          <w:color w:val="auto"/>
        </w:rPr>
        <w:lastRenderedPageBreak/>
        <w:t>Restif, O., &amp; Koella, J. C. (2004). Concurrent evolution of resistance and tolerance to pathogens. </w:t>
      </w:r>
      <w:r>
        <w:rPr>
          <w:i/>
          <w:color w:val="auto"/>
        </w:rPr>
        <w:t>The American Naturalist</w:t>
      </w:r>
      <w:r>
        <w:rPr>
          <w:color w:val="auto"/>
        </w:rPr>
        <w:t>, </w:t>
      </w:r>
      <w:r>
        <w:rPr>
          <w:i/>
          <w:color w:val="auto"/>
        </w:rPr>
        <w:t>164</w:t>
      </w:r>
      <w:r>
        <w:rPr>
          <w:color w:val="auto"/>
        </w:rPr>
        <w:t>(4). doi: 10.1086/423713</w:t>
      </w:r>
    </w:p>
    <w:p w14:paraId="244C74CB" w14:textId="77777777" w:rsidR="00E007B5" w:rsidRDefault="00500889">
      <w:pPr>
        <w:pStyle w:val="HangingIndent"/>
      </w:pPr>
      <w:r>
        <w:rPr>
          <w:color w:val="auto"/>
        </w:rPr>
        <w:t xml:space="preserve">Rose, M. E., Hesketh, P., &amp; Wakelin, D. (1992). Immune control of </w:t>
      </w:r>
      <w:r>
        <w:t xml:space="preserve">murine coccidiosis: CD4+ and CD8+ T lymphocytes contribute differentially in resistance to primary and secondary infections. </w:t>
      </w:r>
      <w:r>
        <w:rPr>
          <w:i/>
        </w:rPr>
        <w:t>Parasitology</w:t>
      </w:r>
      <w:r>
        <w:t xml:space="preserve">, </w:t>
      </w:r>
      <w:r>
        <w:rPr>
          <w:i/>
        </w:rPr>
        <w:t>105</w:t>
      </w:r>
      <w:r>
        <w:t>, 349–354. doi: 10.1017/s0031182000074515</w:t>
      </w:r>
    </w:p>
    <w:p w14:paraId="24295F52" w14:textId="77777777" w:rsidR="00E007B5" w:rsidRDefault="00500889">
      <w:pPr>
        <w:pStyle w:val="HangingIndent"/>
      </w:pPr>
      <w:r>
        <w:t xml:space="preserve">Roy, B. A., &amp; Kirchner, J. W. (2000). Evolutionary dynamics of pathogen resistance and tolerance. </w:t>
      </w:r>
      <w:r>
        <w:rPr>
          <w:i/>
        </w:rPr>
        <w:t>Evolution</w:t>
      </w:r>
      <w:r>
        <w:t xml:space="preserve">, </w:t>
      </w:r>
      <w:r>
        <w:rPr>
          <w:i/>
        </w:rPr>
        <w:t>54</w:t>
      </w:r>
      <w:r>
        <w:t>(1), 51–63. doi: 10.1111/j.0014-3820.2000.tb00007.x</w:t>
      </w:r>
    </w:p>
    <w:p w14:paraId="623AA2E1" w14:textId="77777777" w:rsidR="00E007B5" w:rsidRDefault="00500889">
      <w:pPr>
        <w:pStyle w:val="HangingIndent"/>
      </w:pPr>
      <w:r>
        <w:t xml:space="preserve">Schito, M. L., Barta, J. R., &amp; Chobotar, B. (1996). Comparison of four murine </w:t>
      </w:r>
      <w:r>
        <w:rPr>
          <w:i/>
        </w:rPr>
        <w:t>Eimeria</w:t>
      </w:r>
      <w:r>
        <w:t xml:space="preserve"> species in immunocompetent and immunodeficient mice. </w:t>
      </w:r>
      <w:r>
        <w:rPr>
          <w:i/>
        </w:rPr>
        <w:t>The Journal of Parasitology</w:t>
      </w:r>
      <w:r>
        <w:t xml:space="preserve">, </w:t>
      </w:r>
      <w:r>
        <w:rPr>
          <w:i/>
        </w:rPr>
        <w:t>82</w:t>
      </w:r>
      <w:r>
        <w:t xml:space="preserve">(2), 255–262. </w:t>
      </w:r>
      <w:r>
        <w:rPr>
          <w:rStyle w:val="InternetLink"/>
          <w:color w:val="00000A"/>
          <w:u w:val="none"/>
        </w:rPr>
        <w:t>doi: 10.2307/3284157</w:t>
      </w:r>
    </w:p>
    <w:p w14:paraId="7E87869F" w14:textId="77777777" w:rsidR="00E007B5" w:rsidRDefault="00500889">
      <w:pPr>
        <w:pStyle w:val="HangingIndent"/>
      </w:pPr>
      <w:r>
        <w:t>Shaw, D. J., &amp; Dobson, A. P. (1995). Patterns of macroparasite abundance and aggregation in wildlife populations: A quantitative review.</w:t>
      </w:r>
      <w:r>
        <w:rPr>
          <w:i/>
        </w:rPr>
        <w:t>Parasitology</w:t>
      </w:r>
      <w:r>
        <w:t xml:space="preserve">, </w:t>
      </w:r>
      <w:r>
        <w:rPr>
          <w:b/>
        </w:rPr>
        <w:t>11</w:t>
      </w:r>
      <w:r>
        <w:t xml:space="preserve">(S1), S111–S127. </w:t>
      </w:r>
      <w:hyperlink r:id="rId24">
        <w:r>
          <w:rPr>
            <w:rStyle w:val="InternetLink"/>
            <w:color w:val="00000A"/>
            <w:u w:val="none"/>
          </w:rPr>
          <w:t>doi: 10.1017S0031182000075855</w:t>
        </w:r>
      </w:hyperlink>
    </w:p>
    <w:p w14:paraId="30448FC1" w14:textId="77777777" w:rsidR="00E007B5" w:rsidRDefault="00500889">
      <w:pPr>
        <w:pStyle w:val="HangingIndent"/>
      </w:pPr>
      <w:r>
        <w:t xml:space="preserve">Sheldon, B. C., &amp; Verhulst, S. (1996). Ecological immunology: Costly parasite defences and trade-offs in evolutionary ecology. </w:t>
      </w:r>
      <w:r>
        <w:rPr>
          <w:i/>
        </w:rPr>
        <w:t>Trends in Ecology &amp; Evolution</w:t>
      </w:r>
      <w:r>
        <w:t xml:space="preserve">, </w:t>
      </w:r>
      <w:r>
        <w:rPr>
          <w:i/>
        </w:rPr>
        <w:t>11</w:t>
      </w:r>
      <w:r>
        <w:t xml:space="preserve">(8), 317–321. </w:t>
      </w:r>
      <w:r>
        <w:rPr>
          <w:rStyle w:val="InternetLink"/>
          <w:color w:val="00000A"/>
          <w:u w:val="none"/>
        </w:rPr>
        <w:t xml:space="preserve">doi: 10.1016/0169-5347(96)10039-2 </w:t>
      </w:r>
    </w:p>
    <w:p w14:paraId="514B9AAE" w14:textId="77777777" w:rsidR="00E007B5" w:rsidRDefault="00500889">
      <w:pPr>
        <w:pStyle w:val="HangingIndent"/>
      </w:pPr>
      <w:r>
        <w:rPr>
          <w:rStyle w:val="InternetLink"/>
          <w:bCs/>
          <w:color w:val="000000"/>
          <w:u w:val="none"/>
        </w:rPr>
        <w:t>Schmid-Hempel, P. (2013). Evolutionary parasitology: the integrated study of infections, im</w:t>
      </w:r>
      <w:r>
        <w:rPr>
          <w:bCs/>
          <w:color w:val="000000"/>
        </w:rPr>
        <w:t>munology, ecology, and genetics. Oxford University Press. doi:10.1093/acprof:oso/</w:t>
      </w:r>
      <w:r>
        <w:rPr>
          <w:rStyle w:val="InternetLink"/>
          <w:bCs/>
          <w:color w:val="000000"/>
          <w:u w:val="none"/>
        </w:rPr>
        <w:t>9780199229482.001.0001</w:t>
      </w:r>
    </w:p>
    <w:p w14:paraId="5C79EE8F" w14:textId="77777777" w:rsidR="00E007B5" w:rsidRDefault="00500889">
      <w:pPr>
        <w:pStyle w:val="HangingIndent"/>
      </w:pPr>
      <w:r>
        <w:rPr>
          <w:rStyle w:val="InternetLink"/>
          <w:color w:val="1C1D1E"/>
          <w:u w:val="none"/>
        </w:rPr>
        <w:t>Simms, E.L. (2000) Defining tolerance as a norm of reaction. </w:t>
      </w:r>
      <w:r>
        <w:rPr>
          <w:rStyle w:val="InternetLink"/>
          <w:i/>
          <w:color w:val="1C1D1E"/>
          <w:u w:val="none"/>
        </w:rPr>
        <w:t>Evolutionary Ecology</w:t>
      </w:r>
      <w:r>
        <w:rPr>
          <w:rStyle w:val="InternetLink"/>
          <w:color w:val="1C1D1E"/>
          <w:u w:val="none"/>
        </w:rPr>
        <w:t xml:space="preserve">, 14, 563–570. doi: </w:t>
      </w:r>
      <w:r>
        <w:rPr>
          <w:rStyle w:val="InternetLink"/>
          <w:color w:val="333333"/>
          <w:u w:val="none"/>
        </w:rPr>
        <w:t>10.1023/A:1010956716539</w:t>
      </w:r>
    </w:p>
    <w:p w14:paraId="4CC1CCA0" w14:textId="77777777" w:rsidR="00E007B5" w:rsidRDefault="00500889">
      <w:pPr>
        <w:pStyle w:val="HangingIndent"/>
      </w:pPr>
      <w:r>
        <w:t xml:space="preserve">Smith, A. L., &amp; Hayday, A. C. (2000). Genetic dissection of primary and secondary responses to a widespread natural pathogen of the gut, </w:t>
      </w:r>
      <w:r>
        <w:rPr>
          <w:i/>
        </w:rPr>
        <w:t>Eimeria vermiformis</w:t>
      </w:r>
      <w:r>
        <w:t xml:space="preserve">. </w:t>
      </w:r>
      <w:r>
        <w:rPr>
          <w:i/>
        </w:rPr>
        <w:t>Infection and Immunity</w:t>
      </w:r>
      <w:r>
        <w:t xml:space="preserve">, </w:t>
      </w:r>
      <w:r>
        <w:rPr>
          <w:i/>
        </w:rPr>
        <w:t>68</w:t>
      </w:r>
      <w:r>
        <w:t>(11), 6273–6280. doi: 10.1128/iai.68.11.6273-6280.2000</w:t>
      </w:r>
    </w:p>
    <w:p w14:paraId="41D3E673" w14:textId="77777777" w:rsidR="00E007B5" w:rsidRDefault="00500889">
      <w:pPr>
        <w:pStyle w:val="HangingIndent"/>
      </w:pPr>
      <w:r>
        <w:lastRenderedPageBreak/>
        <w:t xml:space="preserve">Soares, M. P., Teixeira, L., &amp; Moita, L. F. (2017). Disease tolerance and immunity in host protection against infection. </w:t>
      </w:r>
      <w:r>
        <w:rPr>
          <w:i/>
        </w:rPr>
        <w:t>Nature Reviews Immunology</w:t>
      </w:r>
      <w:r>
        <w:t xml:space="preserve">, </w:t>
      </w:r>
      <w:r>
        <w:rPr>
          <w:i/>
        </w:rPr>
        <w:t>17</w:t>
      </w:r>
      <w:r>
        <w:t>(2), 83–96. doi: 10.1038/nri.2016.136</w:t>
      </w:r>
    </w:p>
    <w:p w14:paraId="793C98D3" w14:textId="77777777" w:rsidR="00E007B5" w:rsidRDefault="00500889">
      <w:pPr>
        <w:pStyle w:val="HangingIndent"/>
        <w:rPr>
          <w:rStyle w:val="Accentuation"/>
          <w:bCs/>
          <w:i w:val="0"/>
          <w:iCs w:val="0"/>
          <w:color w:val="auto"/>
        </w:rPr>
      </w:pPr>
      <w: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t xml:space="preserve">, </w:t>
      </w:r>
      <w:r>
        <w:rPr>
          <w:i/>
        </w:rPr>
        <w:t>188</w:t>
      </w:r>
      <w:r>
        <w:t xml:space="preserve">(5), 2410–2418. doi: 10.4049/jimmunol.1102062 </w:t>
      </w:r>
    </w:p>
    <w:p w14:paraId="24BFC8B2" w14:textId="77777777" w:rsidR="00E007B5" w:rsidRDefault="00500889">
      <w:pPr>
        <w:pStyle w:val="HangingIndent"/>
      </w:pPr>
      <w:r>
        <w:rPr>
          <w:color w:val="auto"/>
        </w:rPr>
        <w:t xml:space="preserve">Vale, P. F., &amp; Little, T. J. (2012). Fecundity compensation and tolerance to a sterilizing pathogen in Daphnia. </w:t>
      </w:r>
      <w:r>
        <w:rPr>
          <w:i/>
          <w:iCs/>
          <w:color w:val="auto"/>
        </w:rPr>
        <w:t>Journal of Evolutionary Biology,</w:t>
      </w:r>
      <w:r>
        <w:rPr>
          <w:color w:val="auto"/>
        </w:rPr>
        <w:t xml:space="preserve"> 25(9), 1888–1896. doi: 10.1111/j.1420-9101.2012.02579.x</w:t>
      </w:r>
    </w:p>
    <w:p w14:paraId="6C8319D2" w14:textId="77777777" w:rsidR="00E007B5" w:rsidRDefault="00500889">
      <w:pPr>
        <w:pStyle w:val="HangingIndent"/>
      </w:pPr>
      <w:r>
        <w:t>Venables, W. N., &amp; Ripley, B. D. (2002). Modern Applied Statistics with S (Fourth edition). New York, NY: Springer.</w:t>
      </w:r>
    </w:p>
    <w:p w14:paraId="7C82803A" w14:textId="77777777" w:rsidR="00E007B5" w:rsidRDefault="00500889">
      <w:pPr>
        <w:pStyle w:val="HangingIndent"/>
      </w:pPr>
      <w:r>
        <w:rPr>
          <w:color w:val="auto"/>
        </w:rPr>
        <w:t>Wickham, H. (2016). Ggplot2: Elegant graphics for data analysis (Second edition). New York, NY: Springer.</w:t>
      </w:r>
    </w:p>
    <w:p w14:paraId="357E237D" w14:textId="77777777" w:rsidR="00E007B5" w:rsidRDefault="00500889">
      <w:pPr>
        <w:pStyle w:val="HangingIndent"/>
      </w:pPr>
      <w:r>
        <w:rPr>
          <w:bCs/>
          <w:color w:val="auto"/>
        </w:rPr>
        <w:t>Woolhouse, M., Webster, J., Domingo, E., Charlesworth, B., &amp; Levin, B.R. (2002) Biological and biomedical implications of the co-evolution of pathogens and their hosts. </w:t>
      </w:r>
      <w:r>
        <w:rPr>
          <w:bCs/>
          <w:i/>
          <w:color w:val="auto"/>
        </w:rPr>
        <w:t>Nature Genetics</w:t>
      </w:r>
      <w:r>
        <w:rPr>
          <w:color w:val="auto"/>
        </w:rPr>
        <w:t>, 32, </w:t>
      </w:r>
      <w:r>
        <w:rPr>
          <w:bCs/>
          <w:color w:val="auto"/>
        </w:rPr>
        <w:t xml:space="preserve">569–577 (2002). doi: </w:t>
      </w:r>
      <w:hyperlink r:id="rId25">
        <w:r>
          <w:rPr>
            <w:rStyle w:val="InternetLink"/>
            <w:bCs/>
            <w:color w:val="auto"/>
            <w:u w:val="none"/>
          </w:rPr>
          <w:t>10.1038/ng1202-569</w:t>
        </w:r>
      </w:hyperlink>
    </w:p>
    <w:p w14:paraId="432433F9" w14:textId="77777777" w:rsidR="00E007B5" w:rsidRDefault="00500889">
      <w:pPr>
        <w:pStyle w:val="HangingIndent"/>
      </w:pPr>
      <w:r>
        <w:rPr>
          <w:bCs/>
          <w:color w:val="auto"/>
        </w:rPr>
        <w:t>Zeileis, A., Kleiber, C., &amp; Jackman, S. (2008). Regression models for count data in R. Journal of Statistical Software 27(8). doi: 10.18637/JSS.V027.I08</w:t>
      </w:r>
      <w:r>
        <w:rPr>
          <w:color w:val="auto"/>
        </w:rPr>
        <w:t xml:space="preserve"> </w:t>
      </w:r>
    </w:p>
    <w:sectPr w:rsidR="00E007B5">
      <w:pgSz w:w="12240" w:h="15840"/>
      <w:pgMar w:top="1134" w:right="1134" w:bottom="1134" w:left="1134" w:header="0" w:footer="0" w:gutter="0"/>
      <w:lnNumType w:countBy="1" w:distance="288" w:restart="continuous"/>
      <w:pgNumType w:start="1"/>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lack-Lato;appleLogo;sans-serif">
    <w:panose1 w:val="00000000000000000000"/>
    <w:charset w:val="00"/>
    <w:family w:val="roman"/>
    <w:notTrueType/>
    <w:pitch w:val="default"/>
  </w:font>
  <w:font w:name="NexusSerif;Georgia;Times New Ro">
    <w:panose1 w:val="00000000000000000000"/>
    <w:charset w:val="00"/>
    <w:family w:val="roman"/>
    <w:notTrueType/>
    <w:pitch w:val="default"/>
  </w:font>
  <w:font w:name="Times New Roman;stixgeneral;ser">
    <w:panose1 w:val="00000000000000000000"/>
    <w:charset w:val="00"/>
    <w:family w:val="roman"/>
    <w:notTrueType/>
    <w:pitch w:val="default"/>
  </w:font>
  <w:font w:name="Helvetica;Arial;sans-serif">
    <w:panose1 w:val="00000000000000000000"/>
    <w:charset w:val="00"/>
    <w:family w:val="roman"/>
    <w:notTrueType/>
    <w:pitch w:val="default"/>
  </w:font>
  <w:font w:name="OpenSymbol">
    <w:altName w:val="Cambria"/>
    <w:charset w:val="01"/>
    <w:family w:val="roman"/>
    <w:pitch w:val="variable"/>
  </w:font>
  <w:font w:name="Proxima Nova;Open Sans;Arial;He">
    <w:panose1 w:val="00000000000000000000"/>
    <w:charset w:val="00"/>
    <w:family w:val="roman"/>
    <w:notTrueType/>
    <w:pitch w:val="default"/>
  </w:font>
  <w:font w:name="DejaVu Sans">
    <w:panose1 w:val="00000000000000000000"/>
    <w:charset w:val="00"/>
    <w:family w:val="roman"/>
    <w:notTrueType/>
    <w:pitch w:val="default"/>
  </w:font>
  <w:font w:name="Liberation Mono">
    <w:altName w:val="Courier New"/>
    <w:charset w:val="01"/>
    <w:family w:val="roman"/>
    <w:pitch w:val="variable"/>
  </w:font>
  <w:font w:name="Open Sans;icomoon;sans-serif">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D3F61"/>
    <w:multiLevelType w:val="multilevel"/>
    <w:tmpl w:val="7E04DB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itre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6F97FD3"/>
    <w:multiLevelType w:val="multilevel"/>
    <w:tmpl w:val="423A280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EC0870"/>
    <w:multiLevelType w:val="multilevel"/>
    <w:tmpl w:val="AAD0863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ierry Balard">
    <w15:presenceInfo w15:providerId="Windows Live" w15:userId="6eacece15665ed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108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7B5"/>
    <w:rsid w:val="00150706"/>
    <w:rsid w:val="00324FE7"/>
    <w:rsid w:val="004921C8"/>
    <w:rsid w:val="004C2418"/>
    <w:rsid w:val="00500889"/>
    <w:rsid w:val="00642B1F"/>
    <w:rsid w:val="00714A60"/>
    <w:rsid w:val="008A788E"/>
    <w:rsid w:val="009A5105"/>
    <w:rsid w:val="00AB7C6A"/>
    <w:rsid w:val="00B23181"/>
    <w:rsid w:val="00E007B5"/>
    <w:rsid w:val="00E2615F"/>
    <w:rsid w:val="00E3625A"/>
    <w:rsid w:val="00F812C5"/>
    <w:rsid w:val="00FF268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2B3A0"/>
  <w15:docId w15:val="{AB444A87-2350-4FDF-910B-1FA3DCC4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Mangal"/>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line="480" w:lineRule="auto"/>
      <w:jc w:val="both"/>
    </w:pPr>
    <w:rPr>
      <w:rFonts w:ascii="Arial" w:hAnsi="Arial"/>
      <w:color w:val="00000A"/>
      <w:sz w:val="24"/>
    </w:rPr>
  </w:style>
  <w:style w:type="paragraph" w:styleId="Titre1">
    <w:name w:val="heading 1"/>
    <w:basedOn w:val="Normal"/>
    <w:next w:val="Normal"/>
    <w:uiPriority w:val="9"/>
    <w:qFormat/>
    <w:pPr>
      <w:keepNext/>
      <w:widowControl w:val="0"/>
      <w:spacing w:before="480" w:after="120"/>
      <w:jc w:val="left"/>
      <w:outlineLvl w:val="0"/>
    </w:pPr>
    <w:rPr>
      <w:b/>
      <w:sz w:val="28"/>
      <w:szCs w:val="28"/>
    </w:rPr>
  </w:style>
  <w:style w:type="paragraph" w:styleId="Titre2">
    <w:name w:val="heading 2"/>
    <w:basedOn w:val="Normal"/>
    <w:next w:val="Normal"/>
    <w:uiPriority w:val="9"/>
    <w:unhideWhenUsed/>
    <w:qFormat/>
    <w:pPr>
      <w:keepNext/>
      <w:widowControl w:val="0"/>
      <w:spacing w:before="200" w:after="120"/>
      <w:jc w:val="left"/>
      <w:outlineLvl w:val="1"/>
    </w:pPr>
    <w:rPr>
      <w:b/>
      <w:sz w:val="28"/>
      <w:szCs w:val="28"/>
    </w:rPr>
  </w:style>
  <w:style w:type="paragraph" w:styleId="Titre3">
    <w:name w:val="heading 3"/>
    <w:basedOn w:val="Heading"/>
    <w:uiPriority w:val="9"/>
    <w:unhideWhenUsed/>
    <w:qFormat/>
    <w:pPr>
      <w:numPr>
        <w:ilvl w:val="2"/>
        <w:numId w:val="1"/>
      </w:numPr>
      <w:spacing w:before="140"/>
      <w:outlineLvl w:val="2"/>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InternetLink">
    <w:name w:val="Internet Link"/>
    <w:rPr>
      <w:color w:val="3300CC"/>
      <w:u w:val="single"/>
    </w:rPr>
  </w:style>
  <w:style w:type="character" w:customStyle="1" w:styleId="NumberingSymbols">
    <w:name w:val="Numbering Symbols"/>
    <w:qFormat/>
  </w:style>
  <w:style w:type="character" w:customStyle="1" w:styleId="CommentTextChar">
    <w:name w:val="Comment Text Char"/>
    <w:basedOn w:val="Policepardfaut"/>
    <w:qFormat/>
    <w:rPr>
      <w:rFonts w:ascii="Arial" w:hAnsi="Arial"/>
      <w:sz w:val="20"/>
      <w:szCs w:val="18"/>
    </w:rPr>
  </w:style>
  <w:style w:type="character" w:styleId="Marquedecommentaire">
    <w:name w:val="annotation reference"/>
    <w:basedOn w:val="Policepardfaut"/>
    <w:qFormat/>
    <w:rPr>
      <w:sz w:val="16"/>
      <w:szCs w:val="16"/>
    </w:rPr>
  </w:style>
  <w:style w:type="character" w:customStyle="1" w:styleId="BalloonTextChar">
    <w:name w:val="Balloon Text Char"/>
    <w:basedOn w:val="Policepardfaut"/>
    <w:qFormat/>
    <w:rPr>
      <w:rFonts w:ascii="Segoe UI" w:hAnsi="Segoe UI"/>
      <w:sz w:val="18"/>
      <w:szCs w:val="16"/>
    </w:rPr>
  </w:style>
  <w:style w:type="character" w:customStyle="1" w:styleId="CommentSubjectChar">
    <w:name w:val="Comment Subject Char"/>
    <w:basedOn w:val="CommentTextChar"/>
    <w:qFormat/>
    <w:rPr>
      <w:rFonts w:ascii="Arial" w:hAnsi="Arial"/>
      <w:b/>
      <w:bCs/>
      <w:sz w:val="20"/>
      <w:szCs w:val="18"/>
    </w:rPr>
  </w:style>
  <w:style w:type="character" w:customStyle="1" w:styleId="ListLabel1">
    <w:name w:val="ListLabel 1"/>
    <w:qFormat/>
    <w:rPr>
      <w:color w:val="00000A"/>
      <w:u w:val="none"/>
    </w:rPr>
  </w:style>
  <w:style w:type="character" w:customStyle="1" w:styleId="ListLabel2">
    <w:name w:val="ListLabel 2"/>
    <w:qFormat/>
    <w:rPr>
      <w:iCs/>
    </w:rPr>
  </w:style>
  <w:style w:type="character" w:customStyle="1" w:styleId="ListLabel3">
    <w:name w:val="ListLabel 3"/>
    <w:qFormat/>
  </w:style>
  <w:style w:type="character" w:customStyle="1" w:styleId="ListLabel4">
    <w:name w:val="ListLabel 4"/>
    <w:qFormat/>
    <w:rPr>
      <w:color w:val="00000A"/>
      <w:u w:val="none"/>
    </w:rPr>
  </w:style>
  <w:style w:type="character" w:customStyle="1" w:styleId="ListLabel5">
    <w:name w:val="ListLabel 5"/>
    <w:qFormat/>
    <w:rPr>
      <w:iCs/>
    </w:rPr>
  </w:style>
  <w:style w:type="character" w:customStyle="1" w:styleId="ListLabel6">
    <w:name w:val="ListLabel 6"/>
    <w:qFormat/>
  </w:style>
  <w:style w:type="character" w:customStyle="1" w:styleId="ListLabel7">
    <w:name w:val="ListLabel 7"/>
    <w:qFormat/>
    <w:rPr>
      <w:color w:val="00000A"/>
      <w:u w:val="none"/>
    </w:rPr>
  </w:style>
  <w:style w:type="character" w:customStyle="1" w:styleId="ListLabel8">
    <w:name w:val="ListLabel 8"/>
    <w:qFormat/>
  </w:style>
  <w:style w:type="character" w:customStyle="1" w:styleId="ListLabel9">
    <w:name w:val="ListLabel 9"/>
    <w:qFormat/>
    <w:rPr>
      <w:iCs/>
    </w:rPr>
  </w:style>
  <w:style w:type="character" w:customStyle="1" w:styleId="ListLabel10">
    <w:name w:val="ListLabel 10"/>
    <w:qFormat/>
    <w:rPr>
      <w:color w:val="00000A"/>
      <w:u w:val="none"/>
    </w:rPr>
  </w:style>
  <w:style w:type="character" w:customStyle="1" w:styleId="ListLabel11">
    <w:name w:val="ListLabel 11"/>
    <w:qFormat/>
  </w:style>
  <w:style w:type="character" w:customStyle="1" w:styleId="ListLabel12">
    <w:name w:val="ListLabel 12"/>
    <w:qFormat/>
    <w:rPr>
      <w:iCs/>
    </w:rPr>
  </w:style>
  <w:style w:type="character" w:customStyle="1" w:styleId="ListLabel13">
    <w:name w:val="ListLabel 13"/>
    <w:qFormat/>
    <w:rPr>
      <w:color w:val="00000A"/>
      <w:u w:val="none"/>
    </w:rPr>
  </w:style>
  <w:style w:type="character" w:customStyle="1" w:styleId="ListLabel14">
    <w:name w:val="ListLabel 14"/>
    <w:qFormat/>
    <w:rPr>
      <w:rFonts w:ascii="Arial" w:hAnsi="Arial"/>
      <w:b w:val="0"/>
      <w:i w:val="0"/>
      <w:caps w:val="0"/>
      <w:smallCaps w:val="0"/>
      <w:strike w:val="0"/>
      <w:dstrike w:val="0"/>
      <w:color w:val="00000A"/>
      <w:spacing w:val="0"/>
      <w:sz w:val="24"/>
      <w:szCs w:val="24"/>
      <w:u w:val="none"/>
      <w:effect w:val="none"/>
    </w:rPr>
  </w:style>
  <w:style w:type="character" w:customStyle="1" w:styleId="ListLabel15">
    <w:name w:val="ListLabel 15"/>
    <w:qFormat/>
  </w:style>
  <w:style w:type="character" w:customStyle="1" w:styleId="ListLabel16">
    <w:name w:val="ListLabel 16"/>
    <w:qFormat/>
    <w:rPr>
      <w:iCs/>
    </w:rPr>
  </w:style>
  <w:style w:type="character" w:customStyle="1" w:styleId="ListLabel17">
    <w:name w:val="ListLabel 17"/>
    <w:qFormat/>
    <w:rPr>
      <w:color w:val="00000A"/>
      <w:u w:val="none"/>
    </w:rPr>
  </w:style>
  <w:style w:type="character" w:customStyle="1" w:styleId="ListLabel18">
    <w:name w:val="ListLabel 18"/>
    <w:qFormat/>
    <w:rPr>
      <w:b w:val="0"/>
      <w:i w:val="0"/>
      <w:caps w:val="0"/>
      <w:smallCaps w:val="0"/>
      <w:strike w:val="0"/>
      <w:dstrike w:val="0"/>
      <w:color w:val="00000A"/>
      <w:spacing w:val="0"/>
      <w:sz w:val="24"/>
      <w:szCs w:val="24"/>
      <w:u w:val="none"/>
      <w:effect w:val="none"/>
    </w:rPr>
  </w:style>
  <w:style w:type="character" w:customStyle="1" w:styleId="ListLabel19">
    <w:name w:val="ListLabel 19"/>
    <w:qFormat/>
    <w:rPr>
      <w:color w:val="00000A"/>
      <w:u w:val="none"/>
    </w:rPr>
  </w:style>
  <w:style w:type="character" w:customStyle="1" w:styleId="ListLabel20">
    <w:name w:val="ListLabel 20"/>
    <w:qFormat/>
    <w:rPr>
      <w:b w:val="0"/>
      <w:i w:val="0"/>
      <w:caps w:val="0"/>
      <w:smallCaps w:val="0"/>
      <w:strike w:val="0"/>
      <w:dstrike w:val="0"/>
      <w:color w:val="00000A"/>
      <w:spacing w:val="0"/>
      <w:sz w:val="24"/>
      <w:szCs w:val="24"/>
      <w:u w:val="none"/>
      <w:effect w:val="none"/>
    </w:rPr>
  </w:style>
  <w:style w:type="character" w:customStyle="1" w:styleId="ListLabel21">
    <w:name w:val="ListLabel 21"/>
    <w:qFormat/>
    <w:rPr>
      <w:color w:val="00000A"/>
      <w:u w:val="none"/>
    </w:rPr>
  </w:style>
  <w:style w:type="character" w:customStyle="1" w:styleId="ListLabel22">
    <w:name w:val="ListLabel 22"/>
    <w:qFormat/>
    <w:rPr>
      <w:b w:val="0"/>
      <w:i w:val="0"/>
      <w:caps w:val="0"/>
      <w:smallCaps w:val="0"/>
      <w:strike w:val="0"/>
      <w:dstrike w:val="0"/>
      <w:color w:val="00000A"/>
      <w:spacing w:val="0"/>
      <w:sz w:val="24"/>
      <w:szCs w:val="24"/>
      <w:u w:val="none"/>
      <w:effect w:val="none"/>
    </w:rPr>
  </w:style>
  <w:style w:type="character" w:customStyle="1" w:styleId="LineNumbering">
    <w:name w:val="Line Numbering"/>
  </w:style>
  <w:style w:type="character" w:customStyle="1" w:styleId="ListLabel23">
    <w:name w:val="ListLabel 23"/>
    <w:qFormat/>
    <w:rPr>
      <w:color w:val="00000A"/>
      <w:u w:val="none"/>
    </w:rPr>
  </w:style>
  <w:style w:type="character" w:customStyle="1" w:styleId="ListLabel24">
    <w:name w:val="ListLabel 24"/>
    <w:qFormat/>
    <w:rPr>
      <w:b w:val="0"/>
      <w:i w:val="0"/>
      <w:caps w:val="0"/>
      <w:smallCaps w:val="0"/>
      <w:strike w:val="0"/>
      <w:dstrike w:val="0"/>
      <w:color w:val="00000A"/>
      <w:spacing w:val="0"/>
      <w:sz w:val="24"/>
      <w:szCs w:val="24"/>
      <w:u w:val="none"/>
      <w:effect w:val="none"/>
    </w:rPr>
  </w:style>
  <w:style w:type="character" w:customStyle="1" w:styleId="ListLabel25">
    <w:name w:val="ListLabel 25"/>
    <w:qFormat/>
    <w:rPr>
      <w:color w:val="00000A"/>
      <w:u w:val="none"/>
    </w:rPr>
  </w:style>
  <w:style w:type="character" w:customStyle="1" w:styleId="ListLabel26">
    <w:name w:val="ListLabel 26"/>
    <w:qFormat/>
    <w:rPr>
      <w:b w:val="0"/>
      <w:i w:val="0"/>
      <w:caps w:val="0"/>
      <w:smallCaps w:val="0"/>
      <w:strike w:val="0"/>
      <w:dstrike w:val="0"/>
      <w:color w:val="00000A"/>
      <w:spacing w:val="0"/>
      <w:sz w:val="24"/>
      <w:szCs w:val="24"/>
      <w:u w:val="none"/>
      <w:effect w:val="none"/>
    </w:rPr>
  </w:style>
  <w:style w:type="character" w:customStyle="1" w:styleId="ListLabel27">
    <w:name w:val="ListLabel 27"/>
    <w:qFormat/>
    <w:rPr>
      <w:color w:val="00000A"/>
      <w:u w:val="none"/>
    </w:rPr>
  </w:style>
  <w:style w:type="character" w:customStyle="1" w:styleId="ListLabel28">
    <w:name w:val="ListLabel 28"/>
    <w:qFormat/>
    <w:rPr>
      <w:b w:val="0"/>
      <w:i w:val="0"/>
      <w:caps w:val="0"/>
      <w:smallCaps w:val="0"/>
      <w:strike w:val="0"/>
      <w:dstrike w:val="0"/>
      <w:color w:val="00000A"/>
      <w:spacing w:val="0"/>
      <w:sz w:val="24"/>
      <w:szCs w:val="24"/>
      <w:u w:val="none"/>
      <w:effect w:val="none"/>
    </w:rPr>
  </w:style>
  <w:style w:type="character" w:customStyle="1" w:styleId="ListLabel29">
    <w:name w:val="ListLabel 29"/>
    <w:qFormat/>
    <w:rPr>
      <w:color w:val="00000A"/>
      <w:u w:val="none"/>
    </w:rPr>
  </w:style>
  <w:style w:type="character" w:customStyle="1" w:styleId="ListLabel30">
    <w:name w:val="ListLabel 30"/>
    <w:qFormat/>
    <w:rPr>
      <w:b w:val="0"/>
      <w:i w:val="0"/>
      <w:caps w:val="0"/>
      <w:smallCaps w:val="0"/>
      <w:strike w:val="0"/>
      <w:dstrike w:val="0"/>
      <w:color w:val="00000A"/>
      <w:spacing w:val="0"/>
      <w:sz w:val="24"/>
      <w:szCs w:val="24"/>
      <w:u w:val="none"/>
      <w:effect w:val="none"/>
    </w:rPr>
  </w:style>
  <w:style w:type="character" w:customStyle="1" w:styleId="ListLabel31">
    <w:name w:val="ListLabel 31"/>
    <w:qFormat/>
    <w:rPr>
      <w:color w:val="00000A"/>
      <w:u w:val="none"/>
    </w:rPr>
  </w:style>
  <w:style w:type="character" w:customStyle="1" w:styleId="ListLabel32">
    <w:name w:val="ListLabel 32"/>
    <w:qFormat/>
    <w:rPr>
      <w:b w:val="0"/>
      <w:i w:val="0"/>
      <w:caps w:val="0"/>
      <w:smallCaps w:val="0"/>
      <w:strike w:val="0"/>
      <w:dstrike w:val="0"/>
      <w:color w:val="00000A"/>
      <w:spacing w:val="0"/>
      <w:sz w:val="24"/>
      <w:szCs w:val="24"/>
      <w:u w:val="none"/>
      <w:effect w:val="none"/>
    </w:rPr>
  </w:style>
  <w:style w:type="character" w:customStyle="1" w:styleId="ListLabel33">
    <w:name w:val="ListLabel 33"/>
    <w:qFormat/>
    <w:rPr>
      <w:color w:val="00000A"/>
      <w:u w:val="none"/>
    </w:rPr>
  </w:style>
  <w:style w:type="character" w:customStyle="1" w:styleId="ListLabel34">
    <w:name w:val="ListLabel 34"/>
    <w:qFormat/>
    <w:rPr>
      <w:b w:val="0"/>
      <w:i w:val="0"/>
      <w:caps w:val="0"/>
      <w:smallCaps w:val="0"/>
      <w:strike w:val="0"/>
      <w:dstrike w:val="0"/>
      <w:color w:val="00000A"/>
      <w:spacing w:val="0"/>
      <w:sz w:val="24"/>
      <w:szCs w:val="24"/>
      <w:u w:val="none"/>
      <w:effect w:val="none"/>
    </w:rPr>
  </w:style>
  <w:style w:type="character" w:customStyle="1" w:styleId="ListLabel35">
    <w:name w:val="ListLabel 35"/>
    <w:qFormat/>
    <w:rPr>
      <w:color w:val="00000A"/>
      <w:u w:val="none"/>
    </w:rPr>
  </w:style>
  <w:style w:type="character" w:customStyle="1" w:styleId="ListLabel36">
    <w:name w:val="ListLabel 36"/>
    <w:qFormat/>
    <w:rPr>
      <w:b w:val="0"/>
      <w:i w:val="0"/>
      <w:caps w:val="0"/>
      <w:smallCaps w:val="0"/>
      <w:strike w:val="0"/>
      <w:dstrike w:val="0"/>
      <w:color w:val="00000A"/>
      <w:spacing w:val="0"/>
      <w:sz w:val="24"/>
      <w:szCs w:val="24"/>
      <w:u w:val="none"/>
      <w:effect w:val="none"/>
    </w:rPr>
  </w:style>
  <w:style w:type="character" w:customStyle="1" w:styleId="ListLabel37">
    <w:name w:val="ListLabel 37"/>
    <w:qFormat/>
    <w:rPr>
      <w:color w:val="00000A"/>
      <w:u w:val="none"/>
    </w:rPr>
  </w:style>
  <w:style w:type="character" w:customStyle="1" w:styleId="ListLabel38">
    <w:name w:val="ListLabel 38"/>
    <w:qFormat/>
    <w:rPr>
      <w:b w:val="0"/>
      <w:i w:val="0"/>
      <w:caps w:val="0"/>
      <w:smallCaps w:val="0"/>
      <w:strike w:val="0"/>
      <w:dstrike w:val="0"/>
      <w:color w:val="00000A"/>
      <w:spacing w:val="0"/>
      <w:sz w:val="24"/>
      <w:szCs w:val="24"/>
      <w:u w:val="none"/>
      <w:effect w:val="none"/>
    </w:rPr>
  </w:style>
  <w:style w:type="character" w:customStyle="1" w:styleId="ListLabel39">
    <w:name w:val="ListLabel 39"/>
    <w:qFormat/>
    <w:rPr>
      <w:color w:val="00000A"/>
      <w:u w:val="none"/>
    </w:rPr>
  </w:style>
  <w:style w:type="character" w:customStyle="1" w:styleId="ListLabel40">
    <w:name w:val="ListLabel 40"/>
    <w:qFormat/>
    <w:rPr>
      <w:rFonts w:ascii="Arial" w:eastAsia="Century Schoolbook" w:hAnsi="Arial" w:cs="Century Schoolbook"/>
      <w:b w:val="0"/>
      <w:bCs w:val="0"/>
      <w:i w:val="0"/>
      <w:caps w:val="0"/>
      <w:smallCaps w:val="0"/>
      <w:color w:val="000000"/>
      <w:spacing w:val="0"/>
      <w:sz w:val="24"/>
      <w:u w:val="none"/>
    </w:rPr>
  </w:style>
  <w:style w:type="character" w:customStyle="1" w:styleId="ListLabel41">
    <w:name w:val="ListLabel 41"/>
    <w:qFormat/>
    <w:rPr>
      <w:color w:val="00000A"/>
    </w:rPr>
  </w:style>
  <w:style w:type="character" w:customStyle="1" w:styleId="ListLabel42">
    <w:name w:val="ListLabel 42"/>
    <w:qFormat/>
    <w:rPr>
      <w:color w:val="000000"/>
    </w:rPr>
  </w:style>
  <w:style w:type="character" w:customStyle="1" w:styleId="ListLabel43">
    <w:name w:val="ListLabel 43"/>
    <w:qFormat/>
    <w:rPr>
      <w:b w:val="0"/>
      <w:i w:val="0"/>
      <w:caps w:val="0"/>
      <w:smallCaps w:val="0"/>
      <w:strike w:val="0"/>
      <w:dstrike w:val="0"/>
      <w:color w:val="00000A"/>
      <w:spacing w:val="0"/>
      <w:sz w:val="24"/>
      <w:szCs w:val="24"/>
      <w:u w:val="none"/>
      <w:effect w:val="none"/>
    </w:rPr>
  </w:style>
  <w:style w:type="character" w:customStyle="1" w:styleId="ListLabel44">
    <w:name w:val="ListLabel 44"/>
    <w:qFormat/>
    <w:rPr>
      <w:rFonts w:ascii="Arial" w:hAnsi="Arial"/>
      <w:b w:val="0"/>
      <w:i w:val="0"/>
      <w:caps w:val="0"/>
      <w:smallCaps w:val="0"/>
      <w:strike w:val="0"/>
      <w:dstrike w:val="0"/>
      <w:color w:val="00000A"/>
      <w:spacing w:val="0"/>
      <w:sz w:val="24"/>
      <w:szCs w:val="24"/>
      <w:u w:val="none"/>
      <w:effect w:val="none"/>
    </w:rPr>
  </w:style>
  <w:style w:type="character" w:customStyle="1" w:styleId="ListLabel45">
    <w:name w:val="ListLabel 45"/>
    <w:qFormat/>
    <w:rPr>
      <w:color w:val="00000A"/>
      <w:u w:val="none"/>
    </w:rPr>
  </w:style>
  <w:style w:type="character" w:customStyle="1" w:styleId="ListLabel46">
    <w:name w:val="ListLabel 46"/>
    <w:qFormat/>
    <w:rPr>
      <w:rFonts w:eastAsia="Century Schoolbook" w:cs="Century Schoolbook"/>
      <w:b w:val="0"/>
      <w:bCs w:val="0"/>
      <w:i w:val="0"/>
      <w:caps w:val="0"/>
      <w:smallCaps w:val="0"/>
      <w:color w:val="000000"/>
      <w:spacing w:val="0"/>
      <w:sz w:val="24"/>
      <w:u w:val="none"/>
    </w:rPr>
  </w:style>
  <w:style w:type="character" w:customStyle="1" w:styleId="ListLabel47">
    <w:name w:val="ListLabel 47"/>
    <w:qFormat/>
    <w:rPr>
      <w:color w:val="00000A"/>
    </w:rPr>
  </w:style>
  <w:style w:type="character" w:customStyle="1" w:styleId="ListLabel48">
    <w:name w:val="ListLabel 48"/>
    <w:qFormat/>
    <w:rPr>
      <w:color w:val="000000"/>
    </w:rPr>
  </w:style>
  <w:style w:type="character" w:customStyle="1" w:styleId="ListLabel49">
    <w:name w:val="ListLabel 49"/>
    <w:qFormat/>
    <w:rPr>
      <w:b w:val="0"/>
      <w:i w:val="0"/>
      <w:caps w:val="0"/>
      <w:smallCaps w:val="0"/>
      <w:strike w:val="0"/>
      <w:dstrike w:val="0"/>
      <w:color w:val="00000A"/>
      <w:spacing w:val="0"/>
      <w:sz w:val="24"/>
      <w:szCs w:val="24"/>
      <w:u w:val="none"/>
      <w:effect w:val="none"/>
    </w:rPr>
  </w:style>
  <w:style w:type="character" w:customStyle="1" w:styleId="ListLabel50">
    <w:name w:val="ListLabel 50"/>
    <w:qFormat/>
    <w:rPr>
      <w:color w:val="00000A"/>
      <w:u w:val="none"/>
    </w:rPr>
  </w:style>
  <w:style w:type="character" w:customStyle="1" w:styleId="ListLabel51">
    <w:name w:val="ListLabel 51"/>
    <w:qFormat/>
    <w:rPr>
      <w:rFonts w:eastAsia="Century Schoolbook" w:cs="Century Schoolbook"/>
      <w:b w:val="0"/>
      <w:bCs w:val="0"/>
      <w:i w:val="0"/>
      <w:caps w:val="0"/>
      <w:smallCaps w:val="0"/>
      <w:color w:val="000000"/>
      <w:spacing w:val="0"/>
      <w:sz w:val="24"/>
      <w:u w:val="none"/>
    </w:rPr>
  </w:style>
  <w:style w:type="character" w:customStyle="1" w:styleId="ListLabel52">
    <w:name w:val="ListLabel 52"/>
    <w:qFormat/>
    <w:rPr>
      <w:color w:val="00000A"/>
    </w:rPr>
  </w:style>
  <w:style w:type="character" w:customStyle="1" w:styleId="ListLabel53">
    <w:name w:val="ListLabel 53"/>
    <w:qFormat/>
    <w:rPr>
      <w:color w:val="000000"/>
    </w:rPr>
  </w:style>
  <w:style w:type="character" w:customStyle="1" w:styleId="ListLabel54">
    <w:name w:val="ListLabel 54"/>
    <w:qFormat/>
    <w:rPr>
      <w:b w:val="0"/>
      <w:i w:val="0"/>
      <w:caps w:val="0"/>
      <w:smallCaps w:val="0"/>
      <w:strike w:val="0"/>
      <w:dstrike w:val="0"/>
      <w:color w:val="00000A"/>
      <w:spacing w:val="0"/>
      <w:sz w:val="24"/>
      <w:szCs w:val="24"/>
      <w:u w:val="none"/>
      <w:effect w:val="none"/>
    </w:rPr>
  </w:style>
  <w:style w:type="character" w:customStyle="1" w:styleId="ListLabel55">
    <w:name w:val="ListLabel 55"/>
    <w:qFormat/>
    <w:rPr>
      <w:color w:val="00000A"/>
      <w:u w:val="none"/>
    </w:rPr>
  </w:style>
  <w:style w:type="character" w:customStyle="1" w:styleId="ListLabel56">
    <w:name w:val="ListLabel 56"/>
    <w:qFormat/>
    <w:rPr>
      <w:rFonts w:ascii="Arial" w:hAnsi="Arial"/>
      <w:b w:val="0"/>
      <w:bCs/>
      <w:i w:val="0"/>
      <w:caps w:val="0"/>
      <w:smallCaps w:val="0"/>
      <w:strike w:val="0"/>
      <w:dstrike w:val="0"/>
      <w:color w:val="000000"/>
      <w:sz w:val="24"/>
      <w:szCs w:val="24"/>
      <w:u w:val="none"/>
      <w:effect w:val="none"/>
    </w:rPr>
  </w:style>
  <w:style w:type="character" w:customStyle="1" w:styleId="ListLabel57">
    <w:name w:val="ListLabel 57"/>
    <w:qFormat/>
    <w:rPr>
      <w:rFonts w:ascii="Arial" w:hAnsi="Arial"/>
      <w:b w:val="0"/>
      <w:bCs/>
      <w:i w:val="0"/>
      <w:caps w:val="0"/>
      <w:smallCaps w:val="0"/>
      <w:strike w:val="0"/>
      <w:dstrike w:val="0"/>
      <w:color w:val="000000"/>
      <w:sz w:val="24"/>
      <w:szCs w:val="24"/>
      <w:highlight w:val="yellow"/>
      <w:u w:val="none"/>
      <w:effect w:val="none"/>
    </w:rPr>
  </w:style>
  <w:style w:type="character" w:customStyle="1" w:styleId="ListLabel58">
    <w:name w:val="ListLabel 58"/>
    <w:qFormat/>
    <w:rPr>
      <w:rFonts w:eastAsia="Century Schoolbook" w:cs="Century Schoolbook"/>
      <w:b w:val="0"/>
      <w:bCs w:val="0"/>
      <w:i w:val="0"/>
      <w:caps w:val="0"/>
      <w:smallCaps w:val="0"/>
      <w:color w:val="000000"/>
      <w:spacing w:val="0"/>
      <w:sz w:val="24"/>
      <w:u w:val="none"/>
    </w:rPr>
  </w:style>
  <w:style w:type="character" w:customStyle="1" w:styleId="ListLabel59">
    <w:name w:val="ListLabel 59"/>
    <w:qFormat/>
    <w:rPr>
      <w:color w:val="00000A"/>
    </w:rPr>
  </w:style>
  <w:style w:type="character" w:customStyle="1" w:styleId="ListLabel60">
    <w:name w:val="ListLabel 60"/>
    <w:qFormat/>
    <w:rPr>
      <w:color w:val="000000"/>
    </w:rPr>
  </w:style>
  <w:style w:type="character" w:customStyle="1" w:styleId="ListLabel61">
    <w:name w:val="ListLabel 61"/>
    <w:qFormat/>
    <w:rPr>
      <w:b w:val="0"/>
      <w:i w:val="0"/>
      <w:caps w:val="0"/>
      <w:smallCaps w:val="0"/>
      <w:strike w:val="0"/>
      <w:dstrike w:val="0"/>
      <w:color w:val="00000A"/>
      <w:spacing w:val="0"/>
      <w:sz w:val="24"/>
      <w:szCs w:val="24"/>
      <w:u w:val="none"/>
      <w:effect w:val="none"/>
    </w:rPr>
  </w:style>
  <w:style w:type="character" w:customStyle="1" w:styleId="ListLabel62">
    <w:name w:val="ListLabel 62"/>
    <w:qFormat/>
    <w:rPr>
      <w:iCs/>
      <w:color w:val="00000A"/>
      <w:u w:val="none"/>
    </w:rPr>
  </w:style>
  <w:style w:type="character" w:customStyle="1" w:styleId="ListLabel63">
    <w:name w:val="ListLabel 63"/>
    <w:qFormat/>
    <w:rPr>
      <w:rFonts w:ascii="Arial" w:hAnsi="Arial"/>
      <w:b w:val="0"/>
      <w:bCs/>
      <w:i w:val="0"/>
      <w:iCs/>
      <w:caps w:val="0"/>
      <w:smallCaps w:val="0"/>
      <w:strike w:val="0"/>
      <w:dstrike w:val="0"/>
      <w:color w:val="000000"/>
      <w:spacing w:val="0"/>
      <w:sz w:val="24"/>
      <w:szCs w:val="24"/>
      <w:u w:val="none"/>
      <w:effect w:val="none"/>
    </w:rPr>
  </w:style>
  <w:style w:type="character" w:customStyle="1" w:styleId="ListLabel64">
    <w:name w:val="ListLabel 64"/>
    <w:qFormat/>
    <w:rPr>
      <w:rFonts w:ascii="Arial" w:hAnsi="Arial"/>
      <w:b w:val="0"/>
      <w:bCs/>
      <w:i/>
      <w:iCs/>
      <w:caps w:val="0"/>
      <w:smallCaps w:val="0"/>
      <w:strike w:val="0"/>
      <w:dstrike w:val="0"/>
      <w:color w:val="000000"/>
      <w:spacing w:val="0"/>
      <w:sz w:val="24"/>
      <w:szCs w:val="24"/>
      <w:u w:val="none"/>
      <w:effect w:val="none"/>
    </w:rPr>
  </w:style>
  <w:style w:type="character" w:customStyle="1" w:styleId="ListLabel65">
    <w:name w:val="ListLabel 65"/>
    <w:qFormat/>
  </w:style>
  <w:style w:type="character" w:customStyle="1" w:styleId="ListLabel66">
    <w:name w:val="ListLabel 66"/>
    <w:qFormat/>
    <w:rPr>
      <w:rFonts w:ascii="Arial" w:hAnsi="Arial"/>
      <w:b w:val="0"/>
      <w:bCs/>
      <w:i w:val="0"/>
      <w:caps w:val="0"/>
      <w:smallCaps w:val="0"/>
      <w:strike w:val="0"/>
      <w:dstrike w:val="0"/>
      <w:color w:val="000000"/>
      <w:spacing w:val="0"/>
      <w:sz w:val="24"/>
      <w:szCs w:val="24"/>
      <w:u w:val="none"/>
      <w:effect w:val="none"/>
    </w:rPr>
  </w:style>
  <w:style w:type="character" w:customStyle="1" w:styleId="ListLabel67">
    <w:name w:val="ListLabel 67"/>
    <w:qFormat/>
    <w:rPr>
      <w:rFonts w:ascii="Arial" w:hAnsi="Arial"/>
      <w:b w:val="0"/>
      <w:bCs/>
      <w:i/>
      <w:caps w:val="0"/>
      <w:smallCaps w:val="0"/>
      <w:strike w:val="0"/>
      <w:dstrike w:val="0"/>
      <w:color w:val="000000"/>
      <w:spacing w:val="0"/>
      <w:sz w:val="24"/>
      <w:szCs w:val="24"/>
      <w:u w:val="none"/>
      <w:effect w:val="none"/>
    </w:rPr>
  </w:style>
  <w:style w:type="character" w:customStyle="1" w:styleId="ListLabel68">
    <w:name w:val="ListLabel 68"/>
    <w:qFormat/>
    <w:rPr>
      <w:color w:val="00000A"/>
      <w:u w:val="none"/>
    </w:rPr>
  </w:style>
  <w:style w:type="character" w:customStyle="1" w:styleId="ListLabel69">
    <w:name w:val="ListLabel 69"/>
    <w:qFormat/>
    <w:rPr>
      <w:b w:val="0"/>
      <w:bCs/>
      <w:i w:val="0"/>
      <w:caps w:val="0"/>
      <w:smallCaps w:val="0"/>
      <w:strike w:val="0"/>
      <w:dstrike w:val="0"/>
      <w:color w:val="000000"/>
      <w:sz w:val="24"/>
      <w:szCs w:val="24"/>
      <w:u w:val="none"/>
      <w:effect w:val="none"/>
    </w:rPr>
  </w:style>
  <w:style w:type="character" w:customStyle="1" w:styleId="ListLabel70">
    <w:name w:val="ListLabel 70"/>
    <w:qFormat/>
    <w:rPr>
      <w:b w:val="0"/>
      <w:bCs/>
      <w:i w:val="0"/>
      <w:caps w:val="0"/>
      <w:smallCaps w:val="0"/>
      <w:strike w:val="0"/>
      <w:dstrike w:val="0"/>
      <w:color w:val="000000"/>
      <w:sz w:val="24"/>
      <w:szCs w:val="24"/>
      <w:highlight w:val="yellow"/>
      <w:u w:val="none"/>
      <w:effect w:val="none"/>
    </w:rPr>
  </w:style>
  <w:style w:type="character" w:customStyle="1" w:styleId="ListLabel71">
    <w:name w:val="ListLabel 71"/>
    <w:qFormat/>
    <w:rPr>
      <w:rFonts w:ascii="Liberation Serif" w:eastAsia="SimSun" w:hAnsi="Liberation Serif" w:cs="Mangal"/>
      <w:b w:val="0"/>
      <w:bCs w:val="0"/>
      <w:i w:val="0"/>
      <w:iCs w:val="0"/>
      <w:caps w:val="0"/>
      <w:smallCaps w:val="0"/>
      <w:strike w:val="0"/>
      <w:dstrike w:val="0"/>
      <w:color w:val="00000A"/>
      <w:spacing w:val="0"/>
      <w:w w:val="100"/>
      <w:kern w:val="2"/>
      <w:position w:val="0"/>
      <w:sz w:val="20"/>
      <w:szCs w:val="24"/>
      <w:u w:val="none"/>
      <w:vertAlign w:val="baseline"/>
      <w:em w:val="none"/>
      <w:lang w:eastAsia="zh-CN" w:bidi="hi-IN"/>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2">
    <w:name w:val="ListLabel 72"/>
    <w:qFormat/>
    <w:rPr>
      <w:rFonts w:eastAsia="Century Schoolbook" w:cs="Century Schoolbook"/>
      <w:b w:val="0"/>
      <w:bCs w:val="0"/>
      <w:i w:val="0"/>
      <w:caps w:val="0"/>
      <w:smallCaps w:val="0"/>
      <w:color w:val="000000"/>
      <w:spacing w:val="0"/>
      <w:sz w:val="24"/>
      <w:u w:val="none"/>
    </w:rPr>
  </w:style>
  <w:style w:type="character" w:customStyle="1" w:styleId="ListLabel73">
    <w:name w:val="ListLabel 73"/>
    <w:qFormat/>
    <w:rPr>
      <w:color w:val="00000A"/>
    </w:rPr>
  </w:style>
  <w:style w:type="character" w:customStyle="1" w:styleId="ListLabel74">
    <w:name w:val="ListLabel 74"/>
    <w:qFormat/>
    <w:rPr>
      <w:color w:val="000000"/>
    </w:rPr>
  </w:style>
  <w:style w:type="character" w:customStyle="1" w:styleId="ListLabel75">
    <w:name w:val="ListLabel 75"/>
    <w:qFormat/>
    <w:rPr>
      <w:b w:val="0"/>
      <w:i w:val="0"/>
      <w:caps w:val="0"/>
      <w:smallCaps w:val="0"/>
      <w:strike w:val="0"/>
      <w:dstrike w:val="0"/>
      <w:color w:val="00000A"/>
      <w:spacing w:val="0"/>
      <w:sz w:val="24"/>
      <w:szCs w:val="24"/>
      <w:u w:val="none"/>
      <w:effect w:val="none"/>
    </w:rPr>
  </w:style>
  <w:style w:type="character" w:customStyle="1" w:styleId="ListLabel76">
    <w:name w:val="ListLabel 76"/>
    <w:qFormat/>
    <w:rPr>
      <w:iCs/>
      <w:color w:val="00000A"/>
      <w:u w:val="none"/>
    </w:rPr>
  </w:style>
  <w:style w:type="character" w:customStyle="1" w:styleId="ListLabel77">
    <w:name w:val="ListLabel 77"/>
    <w:qFormat/>
    <w:rPr>
      <w:b w:val="0"/>
      <w:bCs/>
      <w:i w:val="0"/>
      <w:iCs/>
      <w:caps w:val="0"/>
      <w:smallCaps w:val="0"/>
      <w:strike w:val="0"/>
      <w:dstrike w:val="0"/>
      <w:color w:val="000000"/>
      <w:spacing w:val="0"/>
      <w:sz w:val="24"/>
      <w:szCs w:val="24"/>
      <w:u w:val="none"/>
      <w:effect w:val="none"/>
    </w:rPr>
  </w:style>
  <w:style w:type="character" w:customStyle="1" w:styleId="ListLabel78">
    <w:name w:val="ListLabel 78"/>
    <w:qFormat/>
    <w:rPr>
      <w:b w:val="0"/>
      <w:bCs/>
      <w:i/>
      <w:iCs/>
      <w:caps w:val="0"/>
      <w:smallCaps w:val="0"/>
      <w:strike w:val="0"/>
      <w:dstrike w:val="0"/>
      <w:color w:val="000000"/>
      <w:spacing w:val="0"/>
      <w:sz w:val="24"/>
      <w:szCs w:val="24"/>
      <w:u w:val="none"/>
      <w:effect w:val="none"/>
    </w:rPr>
  </w:style>
  <w:style w:type="character" w:customStyle="1" w:styleId="ListLabel79">
    <w:name w:val="ListLabel 79"/>
    <w:qFormat/>
    <w:rPr>
      <w:b w:val="0"/>
      <w:bCs/>
      <w:i/>
      <w:caps w:val="0"/>
      <w:smallCaps w:val="0"/>
      <w:strike w:val="0"/>
      <w:dstrike w:val="0"/>
      <w:color w:val="00000A"/>
      <w:spacing w:val="0"/>
      <w:sz w:val="24"/>
      <w:szCs w:val="24"/>
      <w:u w:val="none"/>
      <w:effect w:val="none"/>
    </w:rPr>
  </w:style>
  <w:style w:type="character" w:customStyle="1" w:styleId="ListLabel80">
    <w:name w:val="ListLabel 80"/>
    <w:qFormat/>
    <w:rPr>
      <w:b w:val="0"/>
      <w:bCs/>
      <w:i w:val="0"/>
      <w:caps w:val="0"/>
      <w:smallCaps w:val="0"/>
      <w:strike w:val="0"/>
      <w:dstrike w:val="0"/>
      <w:color w:val="00000A"/>
      <w:spacing w:val="0"/>
      <w:sz w:val="24"/>
      <w:szCs w:val="24"/>
      <w:u w:val="none"/>
      <w:effect w:val="none"/>
    </w:rPr>
  </w:style>
  <w:style w:type="character" w:customStyle="1" w:styleId="ListLabel81">
    <w:name w:val="ListLabel 81"/>
    <w:qFormat/>
    <w:rPr>
      <w:color w:val="00000A"/>
      <w:u w:val="none"/>
    </w:rPr>
  </w:style>
  <w:style w:type="character" w:customStyle="1" w:styleId="ListLabel82">
    <w:name w:val="ListLabel 82"/>
    <w:qFormat/>
    <w:rPr>
      <w:b w:val="0"/>
      <w:bCs/>
      <w:i w:val="0"/>
      <w:caps w:val="0"/>
      <w:smallCaps w:val="0"/>
      <w:strike w:val="0"/>
      <w:dstrike w:val="0"/>
      <w:color w:val="000000"/>
      <w:sz w:val="24"/>
      <w:szCs w:val="24"/>
      <w:u w:val="none"/>
      <w:effect w:val="none"/>
    </w:rPr>
  </w:style>
  <w:style w:type="character" w:customStyle="1" w:styleId="ListLabel83">
    <w:name w:val="ListLabel 83"/>
    <w:qFormat/>
    <w:rPr>
      <w:b w:val="0"/>
      <w:bCs/>
      <w:i w:val="0"/>
      <w:caps w:val="0"/>
      <w:smallCaps w:val="0"/>
      <w:strike w:val="0"/>
      <w:dstrike w:val="0"/>
      <w:color w:val="000000"/>
      <w:sz w:val="24"/>
      <w:szCs w:val="24"/>
      <w:highlight w:val="yellow"/>
      <w:u w:val="none"/>
      <w:effect w:val="none"/>
    </w:rPr>
  </w:style>
  <w:style w:type="character" w:customStyle="1" w:styleId="ListLabel84">
    <w:name w:val="ListLabel 84"/>
    <w:qFormat/>
    <w:rPr>
      <w:rFonts w:eastAsia="Century Schoolbook" w:cs="Century Schoolbook"/>
      <w:b w:val="0"/>
      <w:bCs w:val="0"/>
      <w:i w:val="0"/>
      <w:caps w:val="0"/>
      <w:smallCaps w:val="0"/>
      <w:color w:val="000000"/>
      <w:spacing w:val="0"/>
      <w:sz w:val="24"/>
      <w:u w:val="none"/>
    </w:rPr>
  </w:style>
  <w:style w:type="character" w:customStyle="1" w:styleId="ListLabel85">
    <w:name w:val="ListLabel 85"/>
    <w:qFormat/>
    <w:rPr>
      <w:color w:val="00000A"/>
    </w:rPr>
  </w:style>
  <w:style w:type="character" w:customStyle="1" w:styleId="ListLabel86">
    <w:name w:val="ListLabel 86"/>
    <w:qFormat/>
    <w:rPr>
      <w:color w:val="000000"/>
    </w:rPr>
  </w:style>
  <w:style w:type="character" w:customStyle="1" w:styleId="ListLabel87">
    <w:name w:val="ListLabel 87"/>
    <w:qFormat/>
    <w:rPr>
      <w:b w:val="0"/>
      <w:i w:val="0"/>
      <w:caps w:val="0"/>
      <w:smallCaps w:val="0"/>
      <w:strike w:val="0"/>
      <w:dstrike w:val="0"/>
      <w:color w:val="00000A"/>
      <w:spacing w:val="0"/>
      <w:sz w:val="24"/>
      <w:szCs w:val="24"/>
      <w:u w:val="none"/>
      <w:effect w:val="none"/>
    </w:rPr>
  </w:style>
  <w:style w:type="character" w:customStyle="1" w:styleId="ListLabel88">
    <w:name w:val="ListLabel 88"/>
    <w:qFormat/>
    <w:rPr>
      <w:iCs/>
      <w:color w:val="00000A"/>
      <w:u w:val="none"/>
    </w:rPr>
  </w:style>
  <w:style w:type="character" w:customStyle="1" w:styleId="ListLabel89">
    <w:name w:val="ListLabel 89"/>
    <w:qFormat/>
    <w:rPr>
      <w:b w:val="0"/>
      <w:bCs/>
      <w:i w:val="0"/>
      <w:iCs/>
      <w:caps w:val="0"/>
      <w:smallCaps w:val="0"/>
      <w:strike w:val="0"/>
      <w:dstrike w:val="0"/>
      <w:color w:val="000000"/>
      <w:spacing w:val="0"/>
      <w:sz w:val="24"/>
      <w:szCs w:val="24"/>
      <w:u w:val="none"/>
      <w:effect w:val="none"/>
    </w:rPr>
  </w:style>
  <w:style w:type="character" w:customStyle="1" w:styleId="ListLabel90">
    <w:name w:val="ListLabel 90"/>
    <w:qFormat/>
    <w:rPr>
      <w:b w:val="0"/>
      <w:bCs/>
      <w:i/>
      <w:iCs/>
      <w:caps w:val="0"/>
      <w:smallCaps w:val="0"/>
      <w:strike w:val="0"/>
      <w:dstrike w:val="0"/>
      <w:color w:val="000000"/>
      <w:spacing w:val="0"/>
      <w:sz w:val="24"/>
      <w:szCs w:val="24"/>
      <w:u w:val="none"/>
      <w:effect w:val="none"/>
    </w:rPr>
  </w:style>
  <w:style w:type="character" w:customStyle="1" w:styleId="ListLabel91">
    <w:name w:val="ListLabel 91"/>
    <w:qFormat/>
    <w:rPr>
      <w:b w:val="0"/>
      <w:bCs/>
      <w:i/>
      <w:caps w:val="0"/>
      <w:smallCaps w:val="0"/>
      <w:strike w:val="0"/>
      <w:dstrike w:val="0"/>
      <w:color w:val="00000A"/>
      <w:spacing w:val="0"/>
      <w:sz w:val="24"/>
      <w:szCs w:val="24"/>
      <w:u w:val="none"/>
      <w:effect w:val="none"/>
    </w:rPr>
  </w:style>
  <w:style w:type="character" w:customStyle="1" w:styleId="ListLabel92">
    <w:name w:val="ListLabel 92"/>
    <w:qFormat/>
    <w:rPr>
      <w:b w:val="0"/>
      <w:bCs/>
      <w:i w:val="0"/>
      <w:caps w:val="0"/>
      <w:smallCaps w:val="0"/>
      <w:strike w:val="0"/>
      <w:dstrike w:val="0"/>
      <w:color w:val="00000A"/>
      <w:spacing w:val="0"/>
      <w:sz w:val="24"/>
      <w:szCs w:val="24"/>
      <w:u w:val="none"/>
      <w:effect w:val="none"/>
    </w:rPr>
  </w:style>
  <w:style w:type="character" w:styleId="Accentuation">
    <w:name w:val="Emphasis"/>
    <w:qFormat/>
    <w:rPr>
      <w:i/>
      <w:iCs/>
    </w:rPr>
  </w:style>
  <w:style w:type="character" w:customStyle="1" w:styleId="ListLabel93">
    <w:name w:val="ListLabel 93"/>
    <w:qFormat/>
    <w:rPr>
      <w:color w:val="00000A"/>
      <w:u w:val="none"/>
    </w:rPr>
  </w:style>
  <w:style w:type="character" w:customStyle="1" w:styleId="ListLabel94">
    <w:name w:val="ListLabel 94"/>
    <w:qFormat/>
    <w:rPr>
      <w:rFonts w:eastAsia="Century Schoolbook" w:cs="Century Schoolbook"/>
      <w:b w:val="0"/>
      <w:bCs w:val="0"/>
      <w:i w:val="0"/>
      <w:caps w:val="0"/>
      <w:smallCaps w:val="0"/>
      <w:color w:val="000000"/>
      <w:spacing w:val="0"/>
      <w:sz w:val="24"/>
      <w:u w:val="none"/>
    </w:rPr>
  </w:style>
  <w:style w:type="character" w:customStyle="1" w:styleId="ListLabel95">
    <w:name w:val="ListLabel 95"/>
    <w:qFormat/>
    <w:rPr>
      <w:color w:val="00000A"/>
    </w:rPr>
  </w:style>
  <w:style w:type="character" w:customStyle="1" w:styleId="ListLabel96">
    <w:name w:val="ListLabel 96"/>
    <w:qFormat/>
    <w:rPr>
      <w:color w:val="000000"/>
    </w:rPr>
  </w:style>
  <w:style w:type="character" w:customStyle="1" w:styleId="ListLabel97">
    <w:name w:val="ListLabel 97"/>
    <w:qFormat/>
    <w:rPr>
      <w:b w:val="0"/>
      <w:bCs/>
      <w:i w:val="0"/>
      <w:iCs/>
      <w:caps w:val="0"/>
      <w:smallCaps w:val="0"/>
      <w:strike w:val="0"/>
      <w:dstrike w:val="0"/>
      <w:color w:val="000000"/>
      <w:spacing w:val="0"/>
      <w:sz w:val="24"/>
      <w:szCs w:val="24"/>
      <w:u w:val="none"/>
      <w:effect w:val="none"/>
    </w:rPr>
  </w:style>
  <w:style w:type="character" w:customStyle="1" w:styleId="ListLabel98">
    <w:name w:val="ListLabel 98"/>
    <w:qFormat/>
    <w:rPr>
      <w:b w:val="0"/>
      <w:bCs/>
      <w:i/>
      <w:iCs/>
      <w:caps w:val="0"/>
      <w:smallCaps w:val="0"/>
      <w:strike w:val="0"/>
      <w:dstrike w:val="0"/>
      <w:color w:val="000000"/>
      <w:spacing w:val="0"/>
      <w:sz w:val="24"/>
      <w:szCs w:val="24"/>
      <w:u w:val="none"/>
      <w:effect w:val="none"/>
    </w:rPr>
  </w:style>
  <w:style w:type="character" w:customStyle="1" w:styleId="ListLabel99">
    <w:name w:val="ListLabel 99"/>
    <w:qFormat/>
    <w:rPr>
      <w:b w:val="0"/>
      <w:bCs/>
      <w:i/>
      <w:caps w:val="0"/>
      <w:smallCaps w:val="0"/>
      <w:strike w:val="0"/>
      <w:dstrike w:val="0"/>
      <w:color w:val="00000A"/>
      <w:spacing w:val="0"/>
      <w:sz w:val="24"/>
      <w:szCs w:val="24"/>
      <w:u w:val="none"/>
      <w:effect w:val="none"/>
    </w:rPr>
  </w:style>
  <w:style w:type="character" w:customStyle="1" w:styleId="ListLabel100">
    <w:name w:val="ListLabel 100"/>
    <w:qFormat/>
    <w:rPr>
      <w:b w:val="0"/>
      <w:bCs/>
      <w:i w:val="0"/>
      <w:caps w:val="0"/>
      <w:smallCaps w:val="0"/>
      <w:strike w:val="0"/>
      <w:dstrike w:val="0"/>
      <w:color w:val="00000A"/>
      <w:spacing w:val="0"/>
      <w:sz w:val="24"/>
      <w:szCs w:val="24"/>
      <w:u w:val="none"/>
      <w:effect w:val="none"/>
    </w:rPr>
  </w:style>
  <w:style w:type="character" w:customStyle="1" w:styleId="ListLabel101">
    <w:name w:val="ListLabel 101"/>
    <w:qFormat/>
    <w:rPr>
      <w:b w:val="0"/>
      <w:i w:val="0"/>
      <w:caps w:val="0"/>
      <w:smallCaps w:val="0"/>
      <w:strike w:val="0"/>
      <w:dstrike w:val="0"/>
      <w:color w:val="00000A"/>
      <w:spacing w:val="0"/>
      <w:sz w:val="24"/>
      <w:szCs w:val="24"/>
      <w:u w:val="none"/>
      <w:effect w:val="none"/>
    </w:rPr>
  </w:style>
  <w:style w:type="character" w:customStyle="1" w:styleId="ListLabel102">
    <w:name w:val="ListLabel 102"/>
    <w:qFormat/>
    <w:rPr>
      <w:color w:val="00000A"/>
      <w:u w:val="none"/>
    </w:rPr>
  </w:style>
  <w:style w:type="character" w:customStyle="1" w:styleId="ListLabel103">
    <w:name w:val="ListLabel 103"/>
    <w:qFormat/>
    <w:rPr>
      <w:rFonts w:eastAsia="Century Schoolbook" w:cs="Century Schoolbook"/>
      <w:b w:val="0"/>
      <w:bCs w:val="0"/>
      <w:i w:val="0"/>
      <w:caps w:val="0"/>
      <w:smallCaps w:val="0"/>
      <w:color w:val="000000"/>
      <w:spacing w:val="0"/>
      <w:sz w:val="24"/>
      <w:u w:val="none"/>
    </w:rPr>
  </w:style>
  <w:style w:type="character" w:customStyle="1" w:styleId="ListLabel104">
    <w:name w:val="ListLabel 104"/>
    <w:qFormat/>
    <w:rPr>
      <w:color w:val="00000A"/>
    </w:rPr>
  </w:style>
  <w:style w:type="character" w:customStyle="1" w:styleId="ListLabel105">
    <w:name w:val="ListLabel 105"/>
    <w:qFormat/>
    <w:rPr>
      <w:color w:val="000000"/>
    </w:rPr>
  </w:style>
  <w:style w:type="character" w:customStyle="1" w:styleId="ListLabel106">
    <w:name w:val="ListLabel 106"/>
    <w:qFormat/>
    <w:rPr>
      <w:b w:val="0"/>
      <w:bCs/>
      <w:i w:val="0"/>
      <w:iCs/>
      <w:caps w:val="0"/>
      <w:smallCaps w:val="0"/>
      <w:strike w:val="0"/>
      <w:dstrike w:val="0"/>
      <w:color w:val="000000"/>
      <w:spacing w:val="0"/>
      <w:sz w:val="24"/>
      <w:szCs w:val="24"/>
      <w:u w:val="none"/>
      <w:effect w:val="none"/>
    </w:rPr>
  </w:style>
  <w:style w:type="character" w:customStyle="1" w:styleId="ListLabel107">
    <w:name w:val="ListLabel 107"/>
    <w:qFormat/>
    <w:rPr>
      <w:b w:val="0"/>
      <w:bCs/>
      <w:i/>
      <w:iCs/>
      <w:caps w:val="0"/>
      <w:smallCaps w:val="0"/>
      <w:strike w:val="0"/>
      <w:dstrike w:val="0"/>
      <w:color w:val="000000"/>
      <w:spacing w:val="0"/>
      <w:sz w:val="24"/>
      <w:szCs w:val="24"/>
      <w:u w:val="none"/>
      <w:effect w:val="none"/>
    </w:rPr>
  </w:style>
  <w:style w:type="character" w:customStyle="1" w:styleId="ListLabel108">
    <w:name w:val="ListLabel 108"/>
    <w:qFormat/>
    <w:rPr>
      <w:b w:val="0"/>
      <w:bCs/>
      <w:i/>
      <w:caps w:val="0"/>
      <w:smallCaps w:val="0"/>
      <w:strike w:val="0"/>
      <w:dstrike w:val="0"/>
      <w:color w:val="00000A"/>
      <w:spacing w:val="0"/>
      <w:sz w:val="24"/>
      <w:szCs w:val="24"/>
      <w:u w:val="none"/>
      <w:effect w:val="none"/>
    </w:rPr>
  </w:style>
  <w:style w:type="character" w:customStyle="1" w:styleId="ListLabel109">
    <w:name w:val="ListLabel 109"/>
    <w:qFormat/>
    <w:rPr>
      <w:b w:val="0"/>
      <w:bCs/>
      <w:i w:val="0"/>
      <w:caps w:val="0"/>
      <w:smallCaps w:val="0"/>
      <w:strike w:val="0"/>
      <w:dstrike w:val="0"/>
      <w:color w:val="00000A"/>
      <w:spacing w:val="0"/>
      <w:sz w:val="24"/>
      <w:szCs w:val="24"/>
      <w:u w:val="none"/>
      <w:effect w:val="none"/>
    </w:rPr>
  </w:style>
  <w:style w:type="character" w:customStyle="1" w:styleId="ListLabel110">
    <w:name w:val="ListLabel 110"/>
    <w:qFormat/>
    <w:rPr>
      <w:b w:val="0"/>
      <w:i w:val="0"/>
      <w:caps w:val="0"/>
      <w:smallCaps w:val="0"/>
      <w:strike w:val="0"/>
      <w:dstrike w:val="0"/>
      <w:color w:val="00000A"/>
      <w:spacing w:val="0"/>
      <w:sz w:val="24"/>
      <w:szCs w:val="24"/>
      <w:u w:val="none"/>
      <w:effect w:val="none"/>
    </w:rPr>
  </w:style>
  <w:style w:type="character" w:customStyle="1" w:styleId="ListLabel111">
    <w:name w:val="ListLabel 111"/>
    <w:qFormat/>
    <w:rPr>
      <w:color w:val="00000A"/>
      <w:u w:val="none"/>
    </w:rPr>
  </w:style>
  <w:style w:type="character" w:customStyle="1" w:styleId="ListLabel112">
    <w:name w:val="ListLabel 112"/>
    <w:qFormat/>
    <w:rPr>
      <w:rFonts w:eastAsia="Century Schoolbook" w:cs="Century Schoolbook"/>
      <w:b w:val="0"/>
      <w:bCs w:val="0"/>
      <w:i w:val="0"/>
      <w:caps w:val="0"/>
      <w:smallCaps w:val="0"/>
      <w:color w:val="000000"/>
      <w:spacing w:val="0"/>
      <w:sz w:val="24"/>
      <w:u w:val="none"/>
    </w:rPr>
  </w:style>
  <w:style w:type="character" w:customStyle="1" w:styleId="ListLabel113">
    <w:name w:val="ListLabel 113"/>
    <w:qFormat/>
    <w:rPr>
      <w:color w:val="00000A"/>
    </w:rPr>
  </w:style>
  <w:style w:type="character" w:customStyle="1" w:styleId="ListLabel114">
    <w:name w:val="ListLabel 114"/>
    <w:qFormat/>
    <w:rPr>
      <w:color w:val="000000"/>
    </w:rPr>
  </w:style>
  <w:style w:type="character" w:customStyle="1" w:styleId="ListLabel115">
    <w:name w:val="ListLabel 115"/>
    <w:qFormat/>
    <w:rPr>
      <w:b w:val="0"/>
      <w:bCs/>
      <w:i w:val="0"/>
      <w:iCs/>
      <w:caps w:val="0"/>
      <w:smallCaps w:val="0"/>
      <w:strike w:val="0"/>
      <w:dstrike w:val="0"/>
      <w:color w:val="000000"/>
      <w:spacing w:val="0"/>
      <w:sz w:val="24"/>
      <w:szCs w:val="24"/>
      <w:u w:val="none"/>
      <w:effect w:val="none"/>
    </w:rPr>
  </w:style>
  <w:style w:type="character" w:customStyle="1" w:styleId="ListLabel116">
    <w:name w:val="ListLabel 116"/>
    <w:qFormat/>
    <w:rPr>
      <w:b w:val="0"/>
      <w:bCs/>
      <w:i/>
      <w:iCs/>
      <w:caps w:val="0"/>
      <w:smallCaps w:val="0"/>
      <w:strike w:val="0"/>
      <w:dstrike w:val="0"/>
      <w:color w:val="000000"/>
      <w:spacing w:val="0"/>
      <w:sz w:val="24"/>
      <w:szCs w:val="24"/>
      <w:u w:val="none"/>
      <w:effect w:val="none"/>
    </w:rPr>
  </w:style>
  <w:style w:type="character" w:customStyle="1" w:styleId="ListLabel117">
    <w:name w:val="ListLabel 117"/>
    <w:qFormat/>
    <w:rPr>
      <w:b w:val="0"/>
      <w:bCs/>
      <w:i/>
      <w:caps w:val="0"/>
      <w:smallCaps w:val="0"/>
      <w:strike w:val="0"/>
      <w:dstrike w:val="0"/>
      <w:color w:val="00000A"/>
      <w:spacing w:val="0"/>
      <w:sz w:val="24"/>
      <w:szCs w:val="24"/>
      <w:u w:val="none"/>
      <w:effect w:val="none"/>
    </w:rPr>
  </w:style>
  <w:style w:type="character" w:customStyle="1" w:styleId="ListLabel118">
    <w:name w:val="ListLabel 118"/>
    <w:qFormat/>
    <w:rPr>
      <w:b w:val="0"/>
      <w:bCs/>
      <w:i w:val="0"/>
      <w:caps w:val="0"/>
      <w:smallCaps w:val="0"/>
      <w:strike w:val="0"/>
      <w:dstrike w:val="0"/>
      <w:color w:val="00000A"/>
      <w:spacing w:val="0"/>
      <w:sz w:val="24"/>
      <w:szCs w:val="24"/>
      <w:u w:val="none"/>
      <w:effect w:val="none"/>
    </w:rPr>
  </w:style>
  <w:style w:type="character" w:customStyle="1" w:styleId="ListLabel119">
    <w:name w:val="ListLabel 119"/>
    <w:qFormat/>
    <w:rPr>
      <w:b w:val="0"/>
      <w:i w:val="0"/>
      <w:caps w:val="0"/>
      <w:smallCaps w:val="0"/>
      <w:strike w:val="0"/>
      <w:dstrike w:val="0"/>
      <w:color w:val="00000A"/>
      <w:spacing w:val="0"/>
      <w:sz w:val="24"/>
      <w:szCs w:val="24"/>
      <w:u w:val="none"/>
      <w:effect w:val="none"/>
    </w:rPr>
  </w:style>
  <w:style w:type="character" w:customStyle="1" w:styleId="ListLabel120">
    <w:name w:val="ListLabel 120"/>
    <w:qFormat/>
    <w:rPr>
      <w:color w:val="00000A"/>
      <w:u w:val="none"/>
    </w:rPr>
  </w:style>
  <w:style w:type="character" w:customStyle="1" w:styleId="ListLabel121">
    <w:name w:val="ListLabel 121"/>
    <w:qFormat/>
    <w:rPr>
      <w:rFonts w:eastAsia="Century Schoolbook" w:cs="Century Schoolbook"/>
      <w:b w:val="0"/>
      <w:bCs w:val="0"/>
      <w:i w:val="0"/>
      <w:caps w:val="0"/>
      <w:smallCaps w:val="0"/>
      <w:color w:val="000000"/>
      <w:spacing w:val="0"/>
      <w:sz w:val="24"/>
      <w:u w:val="none"/>
    </w:rPr>
  </w:style>
  <w:style w:type="character" w:customStyle="1" w:styleId="ListLabel122">
    <w:name w:val="ListLabel 122"/>
    <w:qFormat/>
    <w:rPr>
      <w:color w:val="00000A"/>
    </w:rPr>
  </w:style>
  <w:style w:type="character" w:customStyle="1" w:styleId="ListLabel123">
    <w:name w:val="ListLabel 123"/>
    <w:qFormat/>
    <w:rPr>
      <w:color w:val="000000"/>
    </w:rPr>
  </w:style>
  <w:style w:type="character" w:customStyle="1" w:styleId="ListLabel124">
    <w:name w:val="ListLabel 124"/>
    <w:qFormat/>
    <w:rPr>
      <w:b w:val="0"/>
      <w:bCs/>
      <w:i w:val="0"/>
      <w:iCs/>
      <w:caps w:val="0"/>
      <w:smallCaps w:val="0"/>
      <w:strike w:val="0"/>
      <w:dstrike w:val="0"/>
      <w:color w:val="000000"/>
      <w:spacing w:val="0"/>
      <w:sz w:val="24"/>
      <w:szCs w:val="24"/>
      <w:u w:val="none"/>
      <w:effect w:val="none"/>
    </w:rPr>
  </w:style>
  <w:style w:type="character" w:customStyle="1" w:styleId="ListLabel125">
    <w:name w:val="ListLabel 125"/>
    <w:qFormat/>
    <w:rPr>
      <w:b w:val="0"/>
      <w:bCs/>
      <w:i/>
      <w:iCs/>
      <w:caps w:val="0"/>
      <w:smallCaps w:val="0"/>
      <w:strike w:val="0"/>
      <w:dstrike w:val="0"/>
      <w:color w:val="000000"/>
      <w:spacing w:val="0"/>
      <w:sz w:val="24"/>
      <w:szCs w:val="24"/>
      <w:u w:val="none"/>
      <w:effect w:val="none"/>
    </w:rPr>
  </w:style>
  <w:style w:type="character" w:customStyle="1" w:styleId="ListLabel126">
    <w:name w:val="ListLabel 126"/>
    <w:qFormat/>
    <w:rPr>
      <w:b w:val="0"/>
      <w:bCs/>
      <w:i/>
      <w:caps w:val="0"/>
      <w:smallCaps w:val="0"/>
      <w:strike w:val="0"/>
      <w:dstrike w:val="0"/>
      <w:color w:val="00000A"/>
      <w:spacing w:val="0"/>
      <w:sz w:val="24"/>
      <w:szCs w:val="24"/>
      <w:u w:val="none"/>
      <w:effect w:val="none"/>
    </w:rPr>
  </w:style>
  <w:style w:type="character" w:customStyle="1" w:styleId="ListLabel127">
    <w:name w:val="ListLabel 127"/>
    <w:qFormat/>
    <w:rPr>
      <w:b w:val="0"/>
      <w:bCs/>
      <w:i w:val="0"/>
      <w:caps w:val="0"/>
      <w:smallCaps w:val="0"/>
      <w:strike w:val="0"/>
      <w:dstrike w:val="0"/>
      <w:color w:val="00000A"/>
      <w:spacing w:val="0"/>
      <w:sz w:val="24"/>
      <w:szCs w:val="24"/>
      <w:u w:val="none"/>
      <w:effect w:val="none"/>
    </w:rPr>
  </w:style>
  <w:style w:type="character" w:customStyle="1" w:styleId="ListLabel128">
    <w:name w:val="ListLabel 128"/>
    <w:qFormat/>
    <w:rPr>
      <w:b w:val="0"/>
      <w:i w:val="0"/>
      <w:caps w:val="0"/>
      <w:smallCaps w:val="0"/>
      <w:strike w:val="0"/>
      <w:dstrike w:val="0"/>
      <w:color w:val="00000A"/>
      <w:spacing w:val="0"/>
      <w:sz w:val="24"/>
      <w:szCs w:val="24"/>
      <w:u w:val="none"/>
      <w:effect w:val="none"/>
    </w:rPr>
  </w:style>
  <w:style w:type="character" w:customStyle="1" w:styleId="ListLabel129">
    <w:name w:val="ListLabel 129"/>
    <w:qFormat/>
    <w:rPr>
      <w:color w:val="00000A"/>
      <w:u w:val="none"/>
    </w:rPr>
  </w:style>
  <w:style w:type="character" w:customStyle="1" w:styleId="ListLabel130">
    <w:name w:val="ListLabel 130"/>
    <w:qFormat/>
    <w:rPr>
      <w:rFonts w:eastAsia="Century Schoolbook" w:cs="Century Schoolbook"/>
      <w:b w:val="0"/>
      <w:bCs w:val="0"/>
      <w:i w:val="0"/>
      <w:caps w:val="0"/>
      <w:smallCaps w:val="0"/>
      <w:color w:val="000000"/>
      <w:spacing w:val="0"/>
      <w:sz w:val="24"/>
      <w:u w:val="none"/>
    </w:rPr>
  </w:style>
  <w:style w:type="character" w:customStyle="1" w:styleId="ListLabel131">
    <w:name w:val="ListLabel 131"/>
    <w:qFormat/>
    <w:rPr>
      <w:color w:val="00000A"/>
    </w:rPr>
  </w:style>
  <w:style w:type="character" w:customStyle="1" w:styleId="ListLabel132">
    <w:name w:val="ListLabel 132"/>
    <w:qFormat/>
    <w:rPr>
      <w:color w:val="000000"/>
    </w:rPr>
  </w:style>
  <w:style w:type="character" w:customStyle="1" w:styleId="ListLabel133">
    <w:name w:val="ListLabel 133"/>
    <w:qFormat/>
    <w:rPr>
      <w:b w:val="0"/>
      <w:bCs/>
      <w:i w:val="0"/>
      <w:iCs/>
      <w:caps w:val="0"/>
      <w:smallCaps w:val="0"/>
      <w:strike w:val="0"/>
      <w:dstrike w:val="0"/>
      <w:color w:val="000000"/>
      <w:spacing w:val="0"/>
      <w:sz w:val="24"/>
      <w:szCs w:val="24"/>
      <w:u w:val="none"/>
      <w:effect w:val="none"/>
    </w:rPr>
  </w:style>
  <w:style w:type="character" w:customStyle="1" w:styleId="ListLabel134">
    <w:name w:val="ListLabel 134"/>
    <w:qFormat/>
    <w:rPr>
      <w:b w:val="0"/>
      <w:bCs/>
      <w:i/>
      <w:iCs/>
      <w:caps w:val="0"/>
      <w:smallCaps w:val="0"/>
      <w:strike w:val="0"/>
      <w:dstrike w:val="0"/>
      <w:color w:val="000000"/>
      <w:spacing w:val="0"/>
      <w:sz w:val="24"/>
      <w:szCs w:val="24"/>
      <w:u w:val="none"/>
      <w:effect w:val="none"/>
    </w:rPr>
  </w:style>
  <w:style w:type="character" w:customStyle="1" w:styleId="ListLabel135">
    <w:name w:val="ListLabel 135"/>
    <w:qFormat/>
    <w:rPr>
      <w:b w:val="0"/>
      <w:bCs/>
      <w:i/>
      <w:caps w:val="0"/>
      <w:smallCaps w:val="0"/>
      <w:strike w:val="0"/>
      <w:dstrike w:val="0"/>
      <w:color w:val="00000A"/>
      <w:spacing w:val="0"/>
      <w:sz w:val="24"/>
      <w:szCs w:val="24"/>
      <w:u w:val="none"/>
      <w:effect w:val="none"/>
    </w:rPr>
  </w:style>
  <w:style w:type="character" w:customStyle="1" w:styleId="ListLabel136">
    <w:name w:val="ListLabel 136"/>
    <w:qFormat/>
    <w:rPr>
      <w:b w:val="0"/>
      <w:bCs/>
      <w:i w:val="0"/>
      <w:caps w:val="0"/>
      <w:smallCaps w:val="0"/>
      <w:strike w:val="0"/>
      <w:dstrike w:val="0"/>
      <w:color w:val="00000A"/>
      <w:spacing w:val="0"/>
      <w:sz w:val="24"/>
      <w:szCs w:val="24"/>
      <w:u w:val="none"/>
      <w:effect w:val="none"/>
    </w:rPr>
  </w:style>
  <w:style w:type="character" w:customStyle="1" w:styleId="ListLabel137">
    <w:name w:val="ListLabel 137"/>
    <w:qFormat/>
    <w:rPr>
      <w:b w:val="0"/>
      <w:i w:val="0"/>
      <w:caps w:val="0"/>
      <w:smallCaps w:val="0"/>
      <w:strike w:val="0"/>
      <w:dstrike w:val="0"/>
      <w:color w:val="00000A"/>
      <w:spacing w:val="0"/>
      <w:sz w:val="24"/>
      <w:szCs w:val="24"/>
      <w:u w:val="none"/>
      <w:effect w:val="none"/>
    </w:rPr>
  </w:style>
  <w:style w:type="character" w:customStyle="1" w:styleId="ListLabel138">
    <w:name w:val="ListLabel 138"/>
    <w:qFormat/>
    <w:rPr>
      <w:color w:val="00000A"/>
      <w:u w:val="none"/>
    </w:rPr>
  </w:style>
  <w:style w:type="character" w:customStyle="1" w:styleId="ListLabel139">
    <w:name w:val="ListLabel 139"/>
    <w:qFormat/>
    <w:rPr>
      <w:rFonts w:eastAsia="Century Schoolbook" w:cs="Century Schoolbook"/>
      <w:b w:val="0"/>
      <w:bCs w:val="0"/>
      <w:i w:val="0"/>
      <w:caps w:val="0"/>
      <w:smallCaps w:val="0"/>
      <w:color w:val="000000"/>
      <w:spacing w:val="0"/>
      <w:sz w:val="24"/>
      <w:u w:val="none"/>
    </w:rPr>
  </w:style>
  <w:style w:type="character" w:customStyle="1" w:styleId="ListLabel140">
    <w:name w:val="ListLabel 140"/>
    <w:qFormat/>
    <w:rPr>
      <w:color w:val="2A6099"/>
      <w:u w:val="none"/>
    </w:rPr>
  </w:style>
  <w:style w:type="character" w:customStyle="1" w:styleId="ListLabel141">
    <w:name w:val="ListLabel 141"/>
    <w:qFormat/>
    <w:rPr>
      <w:rFonts w:ascii="Arial" w:hAnsi="Arial"/>
      <w:color w:val="2A6099"/>
      <w:sz w:val="24"/>
      <w:szCs w:val="24"/>
      <w:u w:val="none"/>
    </w:rPr>
  </w:style>
  <w:style w:type="character" w:customStyle="1" w:styleId="ListLabel142">
    <w:name w:val="ListLabel 142"/>
    <w:qFormat/>
    <w:rPr>
      <w:b w:val="0"/>
      <w:bCs/>
      <w:i w:val="0"/>
      <w:iCs/>
      <w:caps w:val="0"/>
      <w:smallCaps w:val="0"/>
      <w:strike w:val="0"/>
      <w:dstrike w:val="0"/>
      <w:color w:val="000000"/>
      <w:spacing w:val="0"/>
      <w:sz w:val="24"/>
      <w:szCs w:val="24"/>
      <w:u w:val="none"/>
      <w:effect w:val="none"/>
    </w:rPr>
  </w:style>
  <w:style w:type="character" w:customStyle="1" w:styleId="ListLabel143">
    <w:name w:val="ListLabel 143"/>
    <w:qFormat/>
    <w:rPr>
      <w:b w:val="0"/>
      <w:bCs/>
      <w:i/>
      <w:iCs/>
      <w:caps w:val="0"/>
      <w:smallCaps w:val="0"/>
      <w:strike w:val="0"/>
      <w:dstrike w:val="0"/>
      <w:color w:val="000000"/>
      <w:spacing w:val="0"/>
      <w:sz w:val="24"/>
      <w:szCs w:val="24"/>
      <w:u w:val="none"/>
      <w:effect w:val="none"/>
    </w:rPr>
  </w:style>
  <w:style w:type="character" w:customStyle="1" w:styleId="ListLabel144">
    <w:name w:val="ListLabel 144"/>
    <w:qFormat/>
    <w:rPr>
      <w:b w:val="0"/>
      <w:bCs/>
      <w:i/>
      <w:caps w:val="0"/>
      <w:smallCaps w:val="0"/>
      <w:strike w:val="0"/>
      <w:dstrike w:val="0"/>
      <w:color w:val="00000A"/>
      <w:spacing w:val="0"/>
      <w:sz w:val="24"/>
      <w:szCs w:val="24"/>
      <w:u w:val="none"/>
      <w:effect w:val="none"/>
    </w:rPr>
  </w:style>
  <w:style w:type="character" w:customStyle="1" w:styleId="ListLabel145">
    <w:name w:val="ListLabel 145"/>
    <w:qFormat/>
    <w:rPr>
      <w:b w:val="0"/>
      <w:bCs/>
      <w:i w:val="0"/>
      <w:caps w:val="0"/>
      <w:smallCaps w:val="0"/>
      <w:strike w:val="0"/>
      <w:dstrike w:val="0"/>
      <w:color w:val="00000A"/>
      <w:spacing w:val="0"/>
      <w:sz w:val="24"/>
      <w:szCs w:val="24"/>
      <w:u w:val="none"/>
      <w:effect w:val="none"/>
    </w:rPr>
  </w:style>
  <w:style w:type="character" w:customStyle="1" w:styleId="ListLabel146">
    <w:name w:val="ListLabel 146"/>
    <w:qFormat/>
    <w:rPr>
      <w:b w:val="0"/>
      <w:i w:val="0"/>
      <w:caps w:val="0"/>
      <w:smallCaps w:val="0"/>
      <w:strike w:val="0"/>
      <w:dstrike w:val="0"/>
      <w:color w:val="00000A"/>
      <w:spacing w:val="0"/>
      <w:sz w:val="24"/>
      <w:szCs w:val="24"/>
      <w:u w:val="none"/>
      <w:effect w:val="none"/>
    </w:rPr>
  </w:style>
  <w:style w:type="character" w:customStyle="1" w:styleId="ListLabel147">
    <w:name w:val="ListLabel 147"/>
    <w:qFormat/>
    <w:rPr>
      <w:rFonts w:ascii="Slack-Lato;appleLogo;sans-serif" w:hAnsi="Slack-Lato;appleLogo;sans-serif"/>
      <w:b/>
      <w:i w:val="0"/>
      <w:caps w:val="0"/>
      <w:smallCaps w:val="0"/>
      <w:strike w:val="0"/>
      <w:dstrike w:val="0"/>
      <w:color w:val="A1467E"/>
      <w:spacing w:val="0"/>
      <w:sz w:val="16"/>
      <w:szCs w:val="16"/>
      <w:u w:val="none"/>
      <w:effect w:val="none"/>
    </w:rPr>
  </w:style>
  <w:style w:type="character" w:customStyle="1" w:styleId="ListLabel148">
    <w:name w:val="ListLabel 148"/>
    <w:qFormat/>
    <w:rPr>
      <w:rFonts w:ascii="NexusSerif;Georgia;Times New Ro" w:hAnsi="NexusSerif;Georgia;Times New Ro"/>
      <w:b w:val="0"/>
      <w:i w:val="0"/>
      <w:caps w:val="0"/>
      <w:smallCaps w:val="0"/>
      <w:strike w:val="0"/>
      <w:dstrike w:val="0"/>
      <w:color w:val="A1467E"/>
      <w:spacing w:val="0"/>
      <w:sz w:val="16"/>
      <w:szCs w:val="16"/>
      <w:u w:val="none"/>
      <w:effect w:val="none"/>
    </w:rPr>
  </w:style>
  <w:style w:type="character" w:customStyle="1" w:styleId="ListLabel149">
    <w:name w:val="ListLabel 149"/>
    <w:qFormat/>
    <w:rPr>
      <w:rFonts w:ascii="Times New Roman;stixgeneral;ser" w:hAnsi="Times New Roman;stixgeneral;ser"/>
      <w:b w:val="0"/>
      <w:bCs/>
      <w:i w:val="0"/>
      <w:caps w:val="0"/>
      <w:smallCaps w:val="0"/>
      <w:strike w:val="0"/>
      <w:dstrike w:val="0"/>
      <w:color w:val="A1467E"/>
      <w:spacing w:val="0"/>
      <w:kern w:val="2"/>
      <w:sz w:val="16"/>
      <w:szCs w:val="16"/>
      <w:u w:val="none"/>
      <w:effect w:val="no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0">
    <w:name w:val="ListLabel 150"/>
    <w:qFormat/>
    <w:rPr>
      <w:rFonts w:ascii="Helvetica;Arial;sans-serif" w:hAnsi="Helvetica;Arial;sans-serif"/>
      <w:color w:val="A1467E"/>
      <w:sz w:val="16"/>
      <w:szCs w:val="16"/>
    </w:rPr>
  </w:style>
  <w:style w:type="character" w:customStyle="1" w:styleId="ListLabel151">
    <w:name w:val="ListLabel 151"/>
    <w:qFormat/>
    <w:rPr>
      <w:rFonts w:ascii="Helvetica;Arial;sans-serif" w:hAnsi="Helvetica;Arial;sans-serif"/>
      <w:b w:val="0"/>
      <w:bCs/>
      <w:i w:val="0"/>
      <w:caps w:val="0"/>
      <w:smallCaps w:val="0"/>
      <w:strike w:val="0"/>
      <w:dstrike w:val="0"/>
      <w:color w:val="A1467E"/>
      <w:spacing w:val="0"/>
      <w:sz w:val="16"/>
      <w:szCs w:val="16"/>
      <w:u w:val="none"/>
      <w:effect w:val="none"/>
    </w:rPr>
  </w:style>
  <w:style w:type="character" w:customStyle="1" w:styleId="ListLabel152">
    <w:name w:val="ListLabel 152"/>
    <w:qFormat/>
    <w:rPr>
      <w:color w:val="00000A"/>
      <w:u w:val="none"/>
    </w:rPr>
  </w:style>
  <w:style w:type="character" w:customStyle="1" w:styleId="ListLabel153">
    <w:name w:val="ListLabel 153"/>
    <w:qFormat/>
    <w:rPr>
      <w:rFonts w:eastAsia="Century Schoolbook" w:cs="Century Schoolbook"/>
      <w:b w:val="0"/>
      <w:bCs w:val="0"/>
      <w:i w:val="0"/>
      <w:caps w:val="0"/>
      <w:smallCaps w:val="0"/>
      <w:color w:val="000000"/>
      <w:spacing w:val="0"/>
      <w:sz w:val="24"/>
      <w:u w:val="none"/>
    </w:rPr>
  </w:style>
  <w:style w:type="character" w:customStyle="1" w:styleId="ListLabel154">
    <w:name w:val="ListLabel 154"/>
    <w:qFormat/>
    <w:rPr>
      <w:color w:val="2A6099"/>
      <w:u w:val="none"/>
    </w:rPr>
  </w:style>
  <w:style w:type="character" w:customStyle="1" w:styleId="ListLabel155">
    <w:name w:val="ListLabel 155"/>
    <w:qFormat/>
    <w:rPr>
      <w:rFonts w:ascii="Arial" w:hAnsi="Arial"/>
      <w:color w:val="2A6099"/>
      <w:sz w:val="24"/>
      <w:szCs w:val="24"/>
      <w:u w:val="none"/>
    </w:rPr>
  </w:style>
  <w:style w:type="character" w:customStyle="1" w:styleId="ListLabel156">
    <w:name w:val="ListLabel 156"/>
    <w:qFormat/>
    <w:rPr>
      <w:b w:val="0"/>
      <w:bCs/>
      <w:i w:val="0"/>
      <w:iCs/>
      <w:caps w:val="0"/>
      <w:smallCaps w:val="0"/>
      <w:strike w:val="0"/>
      <w:dstrike w:val="0"/>
      <w:color w:val="000000"/>
      <w:spacing w:val="0"/>
      <w:sz w:val="24"/>
      <w:szCs w:val="24"/>
      <w:u w:val="none"/>
      <w:effect w:val="none"/>
    </w:rPr>
  </w:style>
  <w:style w:type="character" w:customStyle="1" w:styleId="ListLabel157">
    <w:name w:val="ListLabel 157"/>
    <w:qFormat/>
    <w:rPr>
      <w:b w:val="0"/>
      <w:bCs/>
      <w:i/>
      <w:iCs/>
      <w:caps w:val="0"/>
      <w:smallCaps w:val="0"/>
      <w:strike w:val="0"/>
      <w:dstrike w:val="0"/>
      <w:color w:val="000000"/>
      <w:spacing w:val="0"/>
      <w:sz w:val="24"/>
      <w:szCs w:val="24"/>
      <w:u w:val="none"/>
      <w:effect w:val="none"/>
    </w:rPr>
  </w:style>
  <w:style w:type="character" w:customStyle="1" w:styleId="ListLabel158">
    <w:name w:val="ListLabel 158"/>
    <w:qFormat/>
    <w:rPr>
      <w:b w:val="0"/>
      <w:i w:val="0"/>
      <w:caps w:val="0"/>
      <w:smallCaps w:val="0"/>
      <w:strike w:val="0"/>
      <w:dstrike w:val="0"/>
      <w:color w:val="00000A"/>
      <w:spacing w:val="0"/>
      <w:sz w:val="24"/>
      <w:szCs w:val="24"/>
      <w:u w:val="none"/>
      <w:effect w:val="non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ListLabel159">
    <w:name w:val="ListLabel 159"/>
    <w:qFormat/>
    <w:rPr>
      <w:rFonts w:ascii="NexusSerif;Georgia;Times New Ro" w:hAnsi="NexusSerif;Georgia;Times New Ro"/>
      <w:b w:val="0"/>
      <w:i w:val="0"/>
      <w:caps w:val="0"/>
      <w:smallCaps w:val="0"/>
      <w:strike w:val="0"/>
      <w:dstrike w:val="0"/>
      <w:color w:val="A1467E"/>
      <w:spacing w:val="0"/>
      <w:sz w:val="16"/>
      <w:szCs w:val="16"/>
      <w:u w:val="none"/>
      <w:effect w:val="none"/>
    </w:rPr>
  </w:style>
  <w:style w:type="character" w:customStyle="1" w:styleId="ListLabel160">
    <w:name w:val="ListLabel 160"/>
    <w:qFormat/>
    <w:rPr>
      <w:rFonts w:ascii="Times New Roman;stixgeneral;ser" w:hAnsi="Times New Roman;stixgeneral;ser"/>
      <w:b w:val="0"/>
      <w:bCs/>
      <w:i w:val="0"/>
      <w:caps w:val="0"/>
      <w:smallCaps w:val="0"/>
      <w:strike w:val="0"/>
      <w:dstrike w:val="0"/>
      <w:color w:val="A1467E"/>
      <w:spacing w:val="0"/>
      <w:kern w:val="2"/>
      <w:sz w:val="16"/>
      <w:szCs w:val="16"/>
      <w:u w:val="none"/>
      <w:effect w:val="no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1">
    <w:name w:val="ListLabel 161"/>
    <w:qFormat/>
    <w:rPr>
      <w:rFonts w:ascii="Helvetica;Arial;sans-serif" w:hAnsi="Helvetica;Arial;sans-serif"/>
      <w:color w:val="A1467E"/>
      <w:sz w:val="16"/>
      <w:szCs w:val="16"/>
    </w:rPr>
  </w:style>
  <w:style w:type="character" w:customStyle="1" w:styleId="ListLabel162">
    <w:name w:val="ListLabel 162"/>
    <w:qFormat/>
    <w:rPr>
      <w:rFonts w:ascii="Proxima Nova;Open Sans;Arial;He" w:hAnsi="Proxima Nova;Open Sans;Arial;He"/>
      <w:b/>
      <w:bCs/>
      <w:i w:val="0"/>
      <w:iCs w:val="0"/>
      <w:caps w:val="0"/>
      <w:smallCaps w:val="0"/>
      <w:strike w:val="0"/>
      <w:dstrike w:val="0"/>
      <w:color w:val="BA0C2F"/>
      <w:spacing w:val="0"/>
      <w:sz w:val="16"/>
      <w:szCs w:val="16"/>
      <w:highlight w:val="yellow"/>
      <w:u w:val="none"/>
      <w:effect w:val="none"/>
    </w:rPr>
  </w:style>
  <w:style w:type="character" w:customStyle="1" w:styleId="ListLabel163">
    <w:name w:val="ListLabel 163"/>
    <w:qFormat/>
    <w:rPr>
      <w:rFonts w:ascii="Proxima Nova;Open Sans;Arial;He" w:hAnsi="Proxima Nova;Open Sans;Arial;He"/>
      <w:b/>
      <w:bCs/>
      <w:i w:val="0"/>
      <w:iCs w:val="0"/>
      <w:caps w:val="0"/>
      <w:smallCaps w:val="0"/>
      <w:strike w:val="0"/>
      <w:dstrike w:val="0"/>
      <w:color w:val="BA0C2F"/>
      <w:spacing w:val="0"/>
      <w:sz w:val="16"/>
      <w:szCs w:val="16"/>
      <w:highlight w:val="white"/>
      <w:u w:val="none"/>
      <w:effect w:val="none"/>
    </w:rPr>
  </w:style>
  <w:style w:type="character" w:customStyle="1" w:styleId="ListLabel164">
    <w:name w:val="ListLabel 164"/>
    <w:qFormat/>
    <w:rPr>
      <w:color w:val="00000A"/>
      <w:u w:val="none"/>
    </w:rPr>
  </w:style>
  <w:style w:type="character" w:customStyle="1" w:styleId="ListLabel165">
    <w:name w:val="ListLabel 165"/>
    <w:qFormat/>
    <w:rPr>
      <w:rFonts w:eastAsia="Century Schoolbook" w:cs="Century Schoolbook"/>
      <w:b w:val="0"/>
      <w:bCs w:val="0"/>
      <w:i w:val="0"/>
      <w:caps w:val="0"/>
      <w:smallCaps w:val="0"/>
      <w:color w:val="000000"/>
      <w:spacing w:val="0"/>
      <w:sz w:val="24"/>
      <w:u w:val="none"/>
    </w:rPr>
  </w:style>
  <w:style w:type="character" w:customStyle="1" w:styleId="ListLabel166">
    <w:name w:val="ListLabel 166"/>
    <w:qFormat/>
    <w:rPr>
      <w:color w:val="2A6099"/>
      <w:u w:val="none"/>
    </w:rPr>
  </w:style>
  <w:style w:type="character" w:customStyle="1" w:styleId="ListLabel167">
    <w:name w:val="ListLabel 167"/>
    <w:qFormat/>
    <w:rPr>
      <w:rFonts w:ascii="Arial" w:hAnsi="Arial"/>
      <w:color w:val="2A6099"/>
      <w:sz w:val="24"/>
      <w:szCs w:val="24"/>
      <w:u w:val="none"/>
    </w:rPr>
  </w:style>
  <w:style w:type="character" w:customStyle="1" w:styleId="ListLabel168">
    <w:name w:val="ListLabel 168"/>
    <w:qFormat/>
    <w:rPr>
      <w:b w:val="0"/>
      <w:bCs/>
      <w:i w:val="0"/>
      <w:iCs/>
      <w:caps w:val="0"/>
      <w:smallCaps w:val="0"/>
      <w:strike w:val="0"/>
      <w:dstrike w:val="0"/>
      <w:color w:val="000000"/>
      <w:spacing w:val="0"/>
      <w:sz w:val="24"/>
      <w:szCs w:val="24"/>
      <w:u w:val="none"/>
      <w:effect w:val="none"/>
    </w:rPr>
  </w:style>
  <w:style w:type="character" w:customStyle="1" w:styleId="ListLabel169">
    <w:name w:val="ListLabel 169"/>
    <w:qFormat/>
    <w:rPr>
      <w:b w:val="0"/>
      <w:bCs/>
      <w:i/>
      <w:iCs/>
      <w:caps w:val="0"/>
      <w:smallCaps w:val="0"/>
      <w:strike w:val="0"/>
      <w:dstrike w:val="0"/>
      <w:color w:val="000000"/>
      <w:spacing w:val="0"/>
      <w:sz w:val="24"/>
      <w:szCs w:val="24"/>
      <w:u w:val="none"/>
      <w:effect w:val="none"/>
    </w:rPr>
  </w:style>
  <w:style w:type="character" w:customStyle="1" w:styleId="ListLabel170">
    <w:name w:val="ListLabel 170"/>
    <w:qFormat/>
    <w:rPr>
      <w:b w:val="0"/>
      <w:i w:val="0"/>
      <w:caps w:val="0"/>
      <w:smallCaps w:val="0"/>
      <w:strike w:val="0"/>
      <w:dstrike w:val="0"/>
      <w:color w:val="00000A"/>
      <w:spacing w:val="0"/>
      <w:sz w:val="24"/>
      <w:szCs w:val="24"/>
      <w:u w:val="none"/>
      <w:effect w:val="none"/>
    </w:rPr>
  </w:style>
  <w:style w:type="character" w:customStyle="1" w:styleId="ListLabel171">
    <w:name w:val="ListLabel 171"/>
    <w:qFormat/>
    <w:rPr>
      <w:rFonts w:ascii="Liberation Serif" w:eastAsia="DejaVu Sans" w:hAnsi="Liberation Serif" w:cs="DejaVu Sans"/>
      <w:color w:val="auto"/>
      <w:kern w:val="0"/>
      <w:sz w:val="20"/>
      <w:lang w:eastAsia="zh-CN" w:bidi="hi-IN"/>
    </w:rPr>
  </w:style>
  <w:style w:type="character" w:customStyle="1" w:styleId="ListLabel172">
    <w:name w:val="ListLabel 172"/>
    <w:qFormat/>
    <w:rPr>
      <w:color w:val="00000A"/>
      <w:u w:val="none"/>
    </w:rPr>
  </w:style>
  <w:style w:type="character" w:customStyle="1" w:styleId="ListLabel173">
    <w:name w:val="ListLabel 173"/>
    <w:qFormat/>
    <w:rPr>
      <w:rFonts w:eastAsia="Century Schoolbook" w:cs="Century Schoolbook"/>
      <w:b w:val="0"/>
      <w:bCs w:val="0"/>
      <w:i w:val="0"/>
      <w:caps w:val="0"/>
      <w:smallCaps w:val="0"/>
      <w:color w:val="000000"/>
      <w:spacing w:val="0"/>
      <w:sz w:val="24"/>
      <w:u w:val="none"/>
    </w:rPr>
  </w:style>
  <w:style w:type="character" w:customStyle="1" w:styleId="ListLabel174">
    <w:name w:val="ListLabel 174"/>
    <w:qFormat/>
    <w:rPr>
      <w:color w:val="2A6099"/>
      <w:u w:val="none"/>
    </w:rPr>
  </w:style>
  <w:style w:type="character" w:customStyle="1" w:styleId="ListLabel175">
    <w:name w:val="ListLabel 175"/>
    <w:qFormat/>
    <w:rPr>
      <w:rFonts w:ascii="Arial" w:hAnsi="Arial"/>
      <w:color w:val="2A6099"/>
      <w:sz w:val="24"/>
      <w:szCs w:val="24"/>
      <w:u w:val="none"/>
    </w:rPr>
  </w:style>
  <w:style w:type="character" w:customStyle="1" w:styleId="ListLabel176">
    <w:name w:val="ListLabel 176"/>
    <w:qFormat/>
    <w:rPr>
      <w:b w:val="0"/>
      <w:bCs/>
      <w:i w:val="0"/>
      <w:iCs/>
      <w:caps w:val="0"/>
      <w:smallCaps w:val="0"/>
      <w:strike w:val="0"/>
      <w:dstrike w:val="0"/>
      <w:color w:val="000000"/>
      <w:spacing w:val="0"/>
      <w:sz w:val="24"/>
      <w:szCs w:val="24"/>
      <w:u w:val="none"/>
      <w:effect w:val="none"/>
    </w:rPr>
  </w:style>
  <w:style w:type="character" w:customStyle="1" w:styleId="ListLabel177">
    <w:name w:val="ListLabel 177"/>
    <w:qFormat/>
    <w:rPr>
      <w:b w:val="0"/>
      <w:bCs/>
      <w:i/>
      <w:iCs/>
      <w:caps w:val="0"/>
      <w:smallCaps w:val="0"/>
      <w:strike w:val="0"/>
      <w:dstrike w:val="0"/>
      <w:color w:val="000000"/>
      <w:spacing w:val="0"/>
      <w:sz w:val="24"/>
      <w:szCs w:val="24"/>
      <w:u w:val="none"/>
      <w:effect w:val="none"/>
    </w:rPr>
  </w:style>
  <w:style w:type="character" w:customStyle="1" w:styleId="ListLabel178">
    <w:name w:val="ListLabel 178"/>
    <w:qFormat/>
    <w:rPr>
      <w:b w:val="0"/>
      <w:i w:val="0"/>
      <w:caps w:val="0"/>
      <w:smallCaps w:val="0"/>
      <w:strike w:val="0"/>
      <w:dstrike w:val="0"/>
      <w:color w:val="00000A"/>
      <w:spacing w:val="0"/>
      <w:sz w:val="24"/>
      <w:szCs w:val="24"/>
      <w:u w:val="none"/>
      <w:effect w:val="none"/>
    </w:rPr>
  </w:style>
  <w:style w:type="character" w:customStyle="1" w:styleId="ListLabel179">
    <w:name w:val="ListLabel 179"/>
    <w:qFormat/>
    <w:rPr>
      <w:color w:val="00000A"/>
      <w:u w:val="none"/>
    </w:rPr>
  </w:style>
  <w:style w:type="character" w:customStyle="1" w:styleId="ListLabel180">
    <w:name w:val="ListLabel 180"/>
    <w:qFormat/>
    <w:rPr>
      <w:rFonts w:eastAsia="Century Schoolbook" w:cs="Century Schoolbook"/>
      <w:b w:val="0"/>
      <w:bCs w:val="0"/>
      <w:i w:val="0"/>
      <w:caps w:val="0"/>
      <w:smallCaps w:val="0"/>
      <w:color w:val="000000"/>
      <w:spacing w:val="0"/>
      <w:sz w:val="24"/>
      <w:u w:val="none"/>
    </w:rPr>
  </w:style>
  <w:style w:type="character" w:customStyle="1" w:styleId="ListLabel181">
    <w:name w:val="ListLabel 181"/>
    <w:qFormat/>
    <w:rPr>
      <w:color w:val="2A6099"/>
      <w:u w:val="none"/>
    </w:rPr>
  </w:style>
  <w:style w:type="character" w:customStyle="1" w:styleId="ListLabel182">
    <w:name w:val="ListLabel 182"/>
    <w:qFormat/>
    <w:rPr>
      <w:rFonts w:ascii="Arial" w:hAnsi="Arial"/>
      <w:color w:val="2A6099"/>
      <w:sz w:val="24"/>
      <w:szCs w:val="24"/>
      <w:u w:val="none"/>
    </w:rPr>
  </w:style>
  <w:style w:type="character" w:customStyle="1" w:styleId="ListLabel183">
    <w:name w:val="ListLabel 183"/>
    <w:qFormat/>
  </w:style>
  <w:style w:type="character" w:customStyle="1" w:styleId="ListLabel184">
    <w:name w:val="ListLabel 184"/>
    <w:qFormat/>
    <w:rPr>
      <w:b w:val="0"/>
      <w:bCs/>
      <w:i w:val="0"/>
      <w:iCs/>
      <w:caps w:val="0"/>
      <w:smallCaps w:val="0"/>
      <w:strike w:val="0"/>
      <w:dstrike w:val="0"/>
      <w:color w:val="000000"/>
      <w:spacing w:val="0"/>
      <w:sz w:val="24"/>
      <w:szCs w:val="24"/>
      <w:u w:val="none"/>
      <w:effect w:val="none"/>
    </w:rPr>
  </w:style>
  <w:style w:type="character" w:customStyle="1" w:styleId="ListLabel185">
    <w:name w:val="ListLabel 185"/>
    <w:qFormat/>
    <w:rPr>
      <w:b w:val="0"/>
      <w:bCs/>
      <w:i/>
      <w:iCs/>
      <w:caps w:val="0"/>
      <w:smallCaps w:val="0"/>
      <w:strike w:val="0"/>
      <w:dstrike w:val="0"/>
      <w:color w:val="000000"/>
      <w:spacing w:val="0"/>
      <w:sz w:val="24"/>
      <w:szCs w:val="24"/>
      <w:u w:val="none"/>
      <w:effect w:val="none"/>
    </w:rPr>
  </w:style>
  <w:style w:type="character" w:customStyle="1" w:styleId="ListLabel186">
    <w:name w:val="ListLabel 186"/>
    <w:qFormat/>
    <w:rPr>
      <w:b w:val="0"/>
      <w:i w:val="0"/>
      <w:caps w:val="0"/>
      <w:smallCaps w:val="0"/>
      <w:strike w:val="0"/>
      <w:dstrike w:val="0"/>
      <w:color w:val="00000A"/>
      <w:spacing w:val="0"/>
      <w:sz w:val="24"/>
      <w:szCs w:val="24"/>
      <w:u w:val="none"/>
      <w:effect w:val="none"/>
    </w:rPr>
  </w:style>
  <w:style w:type="character" w:customStyle="1" w:styleId="ListLabel187">
    <w:name w:val="ListLabel 187"/>
    <w:qFormat/>
    <w:rPr>
      <w:b w:val="0"/>
      <w:bCs/>
      <w:i w:val="0"/>
      <w:iCs w:val="0"/>
      <w:caps w:val="0"/>
      <w:smallCaps w:val="0"/>
      <w:strike w:val="0"/>
      <w:dstrike w:val="0"/>
      <w:color w:val="auto"/>
      <w:spacing w:val="0"/>
      <w:sz w:val="24"/>
      <w:szCs w:val="24"/>
      <w:u w:val="none"/>
      <w:effect w:val="none"/>
    </w:rPr>
  </w:style>
  <w:style w:type="character" w:customStyle="1" w:styleId="ListLabel188">
    <w:name w:val="ListLabel 188"/>
    <w:qFormat/>
    <w:rPr>
      <w:rFonts w:ascii="Liberation Serif" w:eastAsia="SimSun" w:hAnsi="Liberation Serif" w:cs="Mangal"/>
      <w:b w:val="0"/>
      <w:bCs w:val="0"/>
      <w:i w:val="0"/>
      <w:iCs w:val="0"/>
      <w:caps w:val="0"/>
      <w:smallCaps w:val="0"/>
      <w:strike w:val="0"/>
      <w:dstrike w:val="0"/>
      <w:color w:val="auto"/>
      <w:spacing w:val="0"/>
      <w:w w:val="100"/>
      <w:kern w:val="2"/>
      <w:position w:val="0"/>
      <w:sz w:val="20"/>
      <w:szCs w:val="24"/>
      <w:u w:val="none"/>
      <w:vertAlign w:val="baseline"/>
      <w:em w:val="none"/>
      <w:lang w:eastAsia="zh-CN" w:bidi="hi-IN"/>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9">
    <w:name w:val="ListLabel 189"/>
    <w:qFormat/>
    <w:rPr>
      <w:color w:val="00000A"/>
      <w:u w:val="none"/>
    </w:rPr>
  </w:style>
  <w:style w:type="character" w:customStyle="1" w:styleId="ListLabel190">
    <w:name w:val="ListLabel 190"/>
    <w:qFormat/>
    <w:rPr>
      <w:rFonts w:eastAsia="Century Schoolbook" w:cs="Century Schoolbook"/>
      <w:b w:val="0"/>
      <w:bCs w:val="0"/>
      <w:i w:val="0"/>
      <w:caps w:val="0"/>
      <w:smallCaps w:val="0"/>
      <w:color w:val="000000"/>
      <w:spacing w:val="0"/>
      <w:sz w:val="24"/>
      <w:u w:val="none"/>
    </w:rPr>
  </w:style>
  <w:style w:type="character" w:customStyle="1" w:styleId="ListLabel191">
    <w:name w:val="ListLabel 191"/>
    <w:qFormat/>
    <w:rPr>
      <w:color w:val="2A6099"/>
      <w:u w:val="none"/>
    </w:rPr>
  </w:style>
  <w:style w:type="character" w:customStyle="1" w:styleId="ListLabel192">
    <w:name w:val="ListLabel 192"/>
    <w:qFormat/>
    <w:rPr>
      <w:rFonts w:ascii="Arial" w:hAnsi="Arial"/>
      <w:color w:val="2A6099"/>
      <w:sz w:val="24"/>
      <w:szCs w:val="24"/>
      <w:u w:val="none"/>
    </w:rPr>
  </w:style>
  <w:style w:type="character" w:customStyle="1" w:styleId="ListLabel193">
    <w:name w:val="ListLabel 193"/>
    <w:qFormat/>
  </w:style>
  <w:style w:type="character" w:customStyle="1" w:styleId="ListLabel194">
    <w:name w:val="ListLabel 194"/>
    <w:qFormat/>
    <w:rPr>
      <w:b w:val="0"/>
      <w:bCs/>
      <w:i w:val="0"/>
      <w:iCs/>
      <w:caps w:val="0"/>
      <w:smallCaps w:val="0"/>
      <w:strike w:val="0"/>
      <w:dstrike w:val="0"/>
      <w:color w:val="000000"/>
      <w:spacing w:val="0"/>
      <w:sz w:val="24"/>
      <w:szCs w:val="24"/>
      <w:u w:val="none"/>
      <w:effect w:val="none"/>
    </w:rPr>
  </w:style>
  <w:style w:type="character" w:customStyle="1" w:styleId="ListLabel195">
    <w:name w:val="ListLabel 195"/>
    <w:qFormat/>
    <w:rPr>
      <w:b w:val="0"/>
      <w:bCs/>
      <w:i/>
      <w:iCs/>
      <w:caps w:val="0"/>
      <w:smallCaps w:val="0"/>
      <w:strike w:val="0"/>
      <w:dstrike w:val="0"/>
      <w:color w:val="000000"/>
      <w:spacing w:val="0"/>
      <w:sz w:val="24"/>
      <w:szCs w:val="24"/>
      <w:u w:val="none"/>
      <w:effect w:val="none"/>
    </w:rPr>
  </w:style>
  <w:style w:type="character" w:customStyle="1" w:styleId="ListLabel196">
    <w:name w:val="ListLabel 196"/>
    <w:qFormat/>
    <w:rPr>
      <w:b w:val="0"/>
      <w:i w:val="0"/>
      <w:caps w:val="0"/>
      <w:smallCaps w:val="0"/>
      <w:strike w:val="0"/>
      <w:dstrike w:val="0"/>
      <w:color w:val="00000A"/>
      <w:spacing w:val="0"/>
      <w:sz w:val="24"/>
      <w:szCs w:val="24"/>
      <w:u w:val="none"/>
      <w:effect w:val="none"/>
    </w:rPr>
  </w:style>
  <w:style w:type="character" w:customStyle="1" w:styleId="ListLabel197">
    <w:name w:val="ListLabel 197"/>
    <w:qFormat/>
    <w:rPr>
      <w:color w:val="00000A"/>
      <w:u w:val="none"/>
    </w:rPr>
  </w:style>
  <w:style w:type="character" w:customStyle="1" w:styleId="ListLabel198">
    <w:name w:val="ListLabel 198"/>
    <w:qFormat/>
    <w:rPr>
      <w:rFonts w:eastAsia="Century Schoolbook" w:cs="Century Schoolbook"/>
      <w:b w:val="0"/>
      <w:bCs w:val="0"/>
      <w:i w:val="0"/>
      <w:caps w:val="0"/>
      <w:smallCaps w:val="0"/>
      <w:color w:val="000000"/>
      <w:spacing w:val="0"/>
      <w:sz w:val="24"/>
      <w:u w:val="none"/>
    </w:rPr>
  </w:style>
  <w:style w:type="character" w:customStyle="1" w:styleId="ListLabel199">
    <w:name w:val="ListLabel 199"/>
    <w:qFormat/>
    <w:rPr>
      <w:color w:val="2A6099"/>
      <w:u w:val="none"/>
    </w:rPr>
  </w:style>
  <w:style w:type="character" w:customStyle="1" w:styleId="ListLabel200">
    <w:name w:val="ListLabel 200"/>
    <w:qFormat/>
    <w:rPr>
      <w:rFonts w:ascii="Arial" w:hAnsi="Arial"/>
      <w:color w:val="2A6099"/>
      <w:sz w:val="24"/>
      <w:szCs w:val="24"/>
      <w:u w:val="none"/>
    </w:rPr>
  </w:style>
  <w:style w:type="character" w:customStyle="1" w:styleId="ListLabel201">
    <w:name w:val="ListLabel 201"/>
    <w:qFormat/>
    <w:rPr>
      <w:kern w:val="0"/>
      <w:highlight w:val="white"/>
    </w:rPr>
  </w:style>
  <w:style w:type="character" w:customStyle="1" w:styleId="ListLabel202">
    <w:name w:val="ListLabel 202"/>
    <w:qFormat/>
    <w:rPr>
      <w:kern w:val="0"/>
      <w:highlight w:val="white"/>
    </w:rPr>
  </w:style>
  <w:style w:type="character" w:customStyle="1" w:styleId="ListLabel203">
    <w:name w:val="ListLabel 203"/>
    <w:qFormat/>
    <w:rPr>
      <w:rFonts w:ascii="Arial" w:hAnsi="Arial"/>
      <w:b w:val="0"/>
      <w:bCs/>
      <w:i w:val="0"/>
      <w:iCs w:val="0"/>
      <w:caps w:val="0"/>
      <w:smallCaps w:val="0"/>
      <w:color w:val="auto"/>
      <w:spacing w:val="0"/>
      <w:sz w:val="24"/>
      <w:szCs w:val="24"/>
      <w:u w:val="none"/>
    </w:rPr>
  </w:style>
  <w:style w:type="character" w:customStyle="1" w:styleId="ListLabel204">
    <w:name w:val="ListLabel 204"/>
    <w:qFormat/>
  </w:style>
  <w:style w:type="character" w:customStyle="1" w:styleId="ListLabel205">
    <w:name w:val="ListLabel 205"/>
    <w:qFormat/>
    <w:rPr>
      <w:b w:val="0"/>
      <w:bCs/>
      <w:i w:val="0"/>
      <w:iCs/>
      <w:caps w:val="0"/>
      <w:smallCaps w:val="0"/>
      <w:strike w:val="0"/>
      <w:dstrike w:val="0"/>
      <w:color w:val="000000"/>
      <w:spacing w:val="0"/>
      <w:sz w:val="24"/>
      <w:szCs w:val="24"/>
      <w:u w:val="none"/>
      <w:effect w:val="none"/>
    </w:rPr>
  </w:style>
  <w:style w:type="character" w:customStyle="1" w:styleId="ListLabel206">
    <w:name w:val="ListLabel 206"/>
    <w:qFormat/>
    <w:rPr>
      <w:b w:val="0"/>
      <w:bCs/>
      <w:i/>
      <w:iCs/>
      <w:caps w:val="0"/>
      <w:smallCaps w:val="0"/>
      <w:strike w:val="0"/>
      <w:dstrike w:val="0"/>
      <w:color w:val="000000"/>
      <w:spacing w:val="0"/>
      <w:sz w:val="24"/>
      <w:szCs w:val="24"/>
      <w:u w:val="none"/>
      <w:effect w:val="none"/>
    </w:rPr>
  </w:style>
  <w:style w:type="character" w:customStyle="1" w:styleId="ListLabel207">
    <w:name w:val="ListLabel 207"/>
    <w:qFormat/>
    <w:rPr>
      <w:b w:val="0"/>
      <w:i w:val="0"/>
      <w:caps w:val="0"/>
      <w:smallCaps w:val="0"/>
      <w:strike w:val="0"/>
      <w:dstrike w:val="0"/>
      <w:color w:val="00000A"/>
      <w:spacing w:val="0"/>
      <w:sz w:val="24"/>
      <w:szCs w:val="24"/>
      <w:u w:val="none"/>
      <w:effect w:val="none"/>
    </w:rPr>
  </w:style>
  <w:style w:type="character" w:customStyle="1" w:styleId="ListLabel208">
    <w:name w:val="ListLabel 208"/>
    <w:qFormat/>
    <w:rPr>
      <w:color w:val="00000A"/>
      <w:u w:val="none"/>
    </w:rPr>
  </w:style>
  <w:style w:type="character" w:customStyle="1" w:styleId="ListLabel209">
    <w:name w:val="ListLabel 209"/>
    <w:qFormat/>
    <w:rPr>
      <w:rFonts w:eastAsia="Century Schoolbook" w:cs="Century Schoolbook"/>
      <w:b w:val="0"/>
      <w:bCs w:val="0"/>
      <w:i w:val="0"/>
      <w:caps w:val="0"/>
      <w:smallCaps w:val="0"/>
      <w:color w:val="000000"/>
      <w:spacing w:val="0"/>
      <w:sz w:val="24"/>
      <w:u w:val="none"/>
    </w:rPr>
  </w:style>
  <w:style w:type="character" w:customStyle="1" w:styleId="ListLabel210">
    <w:name w:val="ListLabel 210"/>
    <w:qFormat/>
    <w:rPr>
      <w:color w:val="2A6099"/>
      <w:u w:val="none"/>
    </w:rPr>
  </w:style>
  <w:style w:type="character" w:customStyle="1" w:styleId="ListLabel211">
    <w:name w:val="ListLabel 211"/>
    <w:qFormat/>
    <w:rPr>
      <w:rFonts w:ascii="Arial" w:hAnsi="Arial"/>
      <w:color w:val="2A6099"/>
      <w:sz w:val="24"/>
      <w:szCs w:val="24"/>
      <w:u w:val="none"/>
    </w:rPr>
  </w:style>
  <w:style w:type="character" w:customStyle="1" w:styleId="ListLabel212">
    <w:name w:val="ListLabel 212"/>
    <w:qFormat/>
    <w:rPr>
      <w:rFonts w:ascii="NexusSerif;Georgia;Times New Ro" w:hAnsi="NexusSerif;Georgia;Times New Ro"/>
      <w:b w:val="0"/>
      <w:bCs/>
      <w:i w:val="0"/>
      <w:iCs w:val="0"/>
      <w:caps w:val="0"/>
      <w:smallCaps w:val="0"/>
      <w:strike w:val="0"/>
      <w:dstrike w:val="0"/>
      <w:color w:val="0C7DBB"/>
      <w:spacing w:val="0"/>
      <w:kern w:val="2"/>
      <w:sz w:val="27"/>
      <w:szCs w:val="24"/>
      <w:u w:val="none"/>
      <w:effect w:val="no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3">
    <w:name w:val="ListLabel 213"/>
    <w:qFormat/>
  </w:style>
  <w:style w:type="character" w:customStyle="1" w:styleId="ListLabel214">
    <w:name w:val="ListLabel 214"/>
    <w:qFormat/>
    <w:rPr>
      <w:b w:val="0"/>
      <w:bCs/>
      <w:i w:val="0"/>
      <w:iCs/>
      <w:caps w:val="0"/>
      <w:smallCaps w:val="0"/>
      <w:strike w:val="0"/>
      <w:dstrike w:val="0"/>
      <w:color w:val="000000"/>
      <w:spacing w:val="0"/>
      <w:sz w:val="24"/>
      <w:szCs w:val="24"/>
      <w:u w:val="none"/>
      <w:effect w:val="none"/>
    </w:rPr>
  </w:style>
  <w:style w:type="character" w:customStyle="1" w:styleId="ListLabel215">
    <w:name w:val="ListLabel 215"/>
    <w:qFormat/>
    <w:rPr>
      <w:b w:val="0"/>
      <w:bCs/>
      <w:i/>
      <w:iCs/>
      <w:caps w:val="0"/>
      <w:smallCaps w:val="0"/>
      <w:strike w:val="0"/>
      <w:dstrike w:val="0"/>
      <w:color w:val="000000"/>
      <w:spacing w:val="0"/>
      <w:sz w:val="24"/>
      <w:szCs w:val="24"/>
      <w:u w:val="none"/>
      <w:effect w:val="none"/>
    </w:rPr>
  </w:style>
  <w:style w:type="character" w:customStyle="1" w:styleId="ListLabel216">
    <w:name w:val="ListLabel 216"/>
    <w:qFormat/>
    <w:rPr>
      <w:b w:val="0"/>
      <w:i w:val="0"/>
      <w:caps w:val="0"/>
      <w:smallCaps w:val="0"/>
      <w:strike w:val="0"/>
      <w:dstrike w:val="0"/>
      <w:color w:val="00000A"/>
      <w:spacing w:val="0"/>
      <w:sz w:val="24"/>
      <w:szCs w:val="24"/>
      <w:u w:val="none"/>
      <w:effect w:val="none"/>
    </w:rPr>
  </w:style>
  <w:style w:type="character" w:customStyle="1" w:styleId="ListLabel217">
    <w:name w:val="ListLabel 217"/>
    <w:qFormat/>
    <w:rPr>
      <w:b w:val="0"/>
      <w:bCs/>
      <w:i w:val="0"/>
      <w:iCs w:val="0"/>
      <w:caps w:val="0"/>
      <w:smallCaps w:val="0"/>
      <w:color w:val="auto"/>
      <w:spacing w:val="0"/>
      <w:sz w:val="24"/>
      <w:szCs w:val="24"/>
      <w:u w:val="none"/>
    </w:rPr>
  </w:style>
  <w:style w:type="character" w:customStyle="1" w:styleId="ListLabel218">
    <w:name w:val="ListLabel 218"/>
    <w:qFormat/>
    <w:rPr>
      <w:color w:val="00000A"/>
      <w:u w:val="none"/>
    </w:rPr>
  </w:style>
  <w:style w:type="character" w:customStyle="1" w:styleId="ListLabel219">
    <w:name w:val="ListLabel 219"/>
    <w:qFormat/>
    <w:rPr>
      <w:rFonts w:eastAsia="Century Schoolbook" w:cs="Century Schoolbook"/>
      <w:b w:val="0"/>
      <w:bCs w:val="0"/>
      <w:i w:val="0"/>
      <w:caps w:val="0"/>
      <w:smallCaps w:val="0"/>
      <w:color w:val="000000"/>
      <w:spacing w:val="0"/>
      <w:sz w:val="24"/>
      <w:u w:val="none"/>
    </w:rPr>
  </w:style>
  <w:style w:type="character" w:customStyle="1" w:styleId="ListLabel220">
    <w:name w:val="ListLabel 220"/>
    <w:qFormat/>
    <w:rPr>
      <w:color w:val="2A6099"/>
      <w:u w:val="none"/>
    </w:rPr>
  </w:style>
  <w:style w:type="character" w:customStyle="1" w:styleId="ListLabel221">
    <w:name w:val="ListLabel 221"/>
    <w:qFormat/>
    <w:rPr>
      <w:rFonts w:ascii="Arial" w:hAnsi="Arial"/>
      <w:color w:val="2A6099"/>
      <w:sz w:val="24"/>
      <w:szCs w:val="24"/>
      <w:u w:val="none"/>
    </w:rPr>
  </w:style>
  <w:style w:type="character" w:customStyle="1" w:styleId="ListLabel222">
    <w:name w:val="ListLabel 222"/>
    <w:qFormat/>
  </w:style>
  <w:style w:type="character" w:customStyle="1" w:styleId="ListLabel223">
    <w:name w:val="ListLabel 223"/>
    <w:qFormat/>
    <w:rPr>
      <w:b w:val="0"/>
      <w:bCs/>
      <w:i w:val="0"/>
      <w:iCs/>
      <w:caps w:val="0"/>
      <w:smallCaps w:val="0"/>
      <w:strike w:val="0"/>
      <w:dstrike w:val="0"/>
      <w:color w:val="000000"/>
      <w:spacing w:val="0"/>
      <w:sz w:val="24"/>
      <w:szCs w:val="24"/>
      <w:u w:val="none"/>
      <w:effect w:val="none"/>
    </w:rPr>
  </w:style>
  <w:style w:type="character" w:customStyle="1" w:styleId="ListLabel224">
    <w:name w:val="ListLabel 224"/>
    <w:qFormat/>
    <w:rPr>
      <w:b w:val="0"/>
      <w:bCs/>
      <w:i/>
      <w:iCs/>
      <w:caps w:val="0"/>
      <w:smallCaps w:val="0"/>
      <w:strike w:val="0"/>
      <w:dstrike w:val="0"/>
      <w:color w:val="000000"/>
      <w:spacing w:val="0"/>
      <w:sz w:val="24"/>
      <w:szCs w:val="24"/>
      <w:u w:val="none"/>
      <w:effect w:val="none"/>
    </w:rPr>
  </w:style>
  <w:style w:type="character" w:customStyle="1" w:styleId="ListLabel225">
    <w:name w:val="ListLabel 225"/>
    <w:qFormat/>
    <w:rPr>
      <w:b w:val="0"/>
      <w:i w:val="0"/>
      <w:caps w:val="0"/>
      <w:smallCaps w:val="0"/>
      <w:strike w:val="0"/>
      <w:dstrike w:val="0"/>
      <w:color w:val="00000A"/>
      <w:spacing w:val="0"/>
      <w:sz w:val="24"/>
      <w:szCs w:val="24"/>
      <w:u w:val="none"/>
      <w:effect w:val="none"/>
    </w:rPr>
  </w:style>
  <w:style w:type="character" w:customStyle="1" w:styleId="ListLabel226">
    <w:name w:val="ListLabel 226"/>
    <w:qFormat/>
    <w:rPr>
      <w:b w:val="0"/>
      <w:bCs/>
      <w:i w:val="0"/>
      <w:iCs w:val="0"/>
      <w:caps w:val="0"/>
      <w:smallCaps w:val="0"/>
      <w:color w:val="auto"/>
      <w:spacing w:val="0"/>
      <w:sz w:val="24"/>
      <w:szCs w:val="24"/>
      <w:u w:val="none"/>
    </w:rPr>
  </w:style>
  <w:style w:type="character" w:customStyle="1" w:styleId="ListLabel227">
    <w:name w:val="ListLabel 227"/>
    <w:qFormat/>
    <w:rPr>
      <w:color w:val="00000A"/>
      <w:u w:val="none"/>
    </w:rPr>
  </w:style>
  <w:style w:type="character" w:customStyle="1" w:styleId="ListLabel228">
    <w:name w:val="ListLabel 228"/>
    <w:qFormat/>
    <w:rPr>
      <w:rFonts w:eastAsia="Century Schoolbook" w:cs="Century Schoolbook"/>
      <w:b w:val="0"/>
      <w:bCs w:val="0"/>
      <w:i w:val="0"/>
      <w:caps w:val="0"/>
      <w:smallCaps w:val="0"/>
      <w:color w:val="000000"/>
      <w:spacing w:val="0"/>
      <w:sz w:val="24"/>
      <w:u w:val="none"/>
    </w:rPr>
  </w:style>
  <w:style w:type="character" w:customStyle="1" w:styleId="ListLabel229">
    <w:name w:val="ListLabel 229"/>
    <w:qFormat/>
    <w:rPr>
      <w:color w:val="2A6099"/>
      <w:u w:val="none"/>
    </w:rPr>
  </w:style>
  <w:style w:type="character" w:customStyle="1" w:styleId="ListLabel230">
    <w:name w:val="ListLabel 230"/>
    <w:qFormat/>
    <w:rPr>
      <w:rFonts w:ascii="Arial" w:hAnsi="Arial"/>
      <w:color w:val="2A6099"/>
      <w:sz w:val="24"/>
      <w:szCs w:val="24"/>
      <w:u w:val="none"/>
    </w:rPr>
  </w:style>
  <w:style w:type="character" w:customStyle="1" w:styleId="ListLabel231">
    <w:name w:val="ListLabel 231"/>
    <w:qFormat/>
  </w:style>
  <w:style w:type="character" w:customStyle="1" w:styleId="ListLabel232">
    <w:name w:val="ListLabel 232"/>
    <w:qFormat/>
    <w:rPr>
      <w:b w:val="0"/>
      <w:bCs/>
      <w:i w:val="0"/>
      <w:iCs/>
      <w:caps w:val="0"/>
      <w:smallCaps w:val="0"/>
      <w:strike w:val="0"/>
      <w:dstrike w:val="0"/>
      <w:color w:val="000000"/>
      <w:spacing w:val="0"/>
      <w:sz w:val="24"/>
      <w:szCs w:val="24"/>
      <w:u w:val="none"/>
      <w:effect w:val="none"/>
    </w:rPr>
  </w:style>
  <w:style w:type="character" w:customStyle="1" w:styleId="ListLabel233">
    <w:name w:val="ListLabel 233"/>
    <w:qFormat/>
    <w:rPr>
      <w:b w:val="0"/>
      <w:bCs/>
      <w:i/>
      <w:iCs/>
      <w:caps w:val="0"/>
      <w:smallCaps w:val="0"/>
      <w:strike w:val="0"/>
      <w:dstrike w:val="0"/>
      <w:color w:val="000000"/>
      <w:spacing w:val="0"/>
      <w:sz w:val="24"/>
      <w:szCs w:val="24"/>
      <w:u w:val="none"/>
      <w:effect w:val="none"/>
    </w:rPr>
  </w:style>
  <w:style w:type="character" w:customStyle="1" w:styleId="ListLabel234">
    <w:name w:val="ListLabel 234"/>
    <w:qFormat/>
    <w:rPr>
      <w:b w:val="0"/>
      <w:i w:val="0"/>
      <w:caps w:val="0"/>
      <w:smallCaps w:val="0"/>
      <w:strike w:val="0"/>
      <w:dstrike w:val="0"/>
      <w:color w:val="00000A"/>
      <w:spacing w:val="0"/>
      <w:sz w:val="24"/>
      <w:szCs w:val="24"/>
      <w:u w:val="none"/>
      <w:effect w:val="none"/>
    </w:rPr>
  </w:style>
  <w:style w:type="character" w:customStyle="1" w:styleId="ListLabel235">
    <w:name w:val="ListLabel 235"/>
    <w:qFormat/>
    <w:rPr>
      <w:b w:val="0"/>
      <w:bCs/>
      <w:i w:val="0"/>
      <w:iCs w:val="0"/>
      <w:caps w:val="0"/>
      <w:smallCaps w:val="0"/>
      <w:color w:val="auto"/>
      <w:spacing w:val="0"/>
      <w:sz w:val="24"/>
      <w:szCs w:val="24"/>
      <w:u w:val="none"/>
    </w:rPr>
  </w:style>
  <w:style w:type="character" w:customStyle="1" w:styleId="ListLabel236">
    <w:name w:val="ListLabel 236"/>
    <w:qFormat/>
    <w:rPr>
      <w:color w:val="00000A"/>
      <w:u w:val="none"/>
      <w:lang w:val="en-GB"/>
    </w:rPr>
  </w:style>
  <w:style w:type="character" w:customStyle="1" w:styleId="ListLabel237">
    <w:name w:val="ListLabel 237"/>
    <w:qFormat/>
    <w:rPr>
      <w:rFonts w:eastAsia="Century Schoolbook" w:cs="Century Schoolbook"/>
      <w:b w:val="0"/>
      <w:bCs w:val="0"/>
      <w:i w:val="0"/>
      <w:caps w:val="0"/>
      <w:smallCaps w:val="0"/>
      <w:color w:val="000000"/>
      <w:spacing w:val="0"/>
      <w:sz w:val="24"/>
      <w:u w:val="none"/>
      <w:lang w:val="en-GB"/>
    </w:rPr>
  </w:style>
  <w:style w:type="character" w:customStyle="1" w:styleId="ListLabel238">
    <w:name w:val="ListLabel 238"/>
    <w:qFormat/>
    <w:rPr>
      <w:color w:val="2A6099"/>
      <w:u w:val="none"/>
      <w:lang w:val="en-GB"/>
    </w:rPr>
  </w:style>
  <w:style w:type="character" w:customStyle="1" w:styleId="ListLabel239">
    <w:name w:val="ListLabel 239"/>
    <w:qFormat/>
    <w:rPr>
      <w:rFonts w:ascii="Arial" w:hAnsi="Arial"/>
      <w:color w:val="2A6099"/>
      <w:sz w:val="24"/>
      <w:szCs w:val="24"/>
      <w:u w:val="none"/>
      <w:lang w:val="en-GB"/>
    </w:rPr>
  </w:style>
  <w:style w:type="character" w:customStyle="1" w:styleId="ListLabel240">
    <w:name w:val="ListLabel 240"/>
    <w:qFormat/>
    <w:rPr>
      <w:lang w:val="en-GB"/>
    </w:rPr>
  </w:style>
  <w:style w:type="character" w:customStyle="1" w:styleId="ListLabel241">
    <w:name w:val="ListLabel 241"/>
    <w:qFormat/>
    <w:rPr>
      <w:b w:val="0"/>
      <w:bCs/>
      <w:i w:val="0"/>
      <w:iCs/>
      <w:caps w:val="0"/>
      <w:smallCaps w:val="0"/>
      <w:strike w:val="0"/>
      <w:dstrike w:val="0"/>
      <w:color w:val="000000"/>
      <w:spacing w:val="0"/>
      <w:sz w:val="24"/>
      <w:szCs w:val="24"/>
      <w:u w:val="none"/>
      <w:effect w:val="none"/>
      <w:lang w:val="en-GB"/>
    </w:rPr>
  </w:style>
  <w:style w:type="character" w:customStyle="1" w:styleId="ListLabel242">
    <w:name w:val="ListLabel 242"/>
    <w:qFormat/>
    <w:rPr>
      <w:b w:val="0"/>
      <w:bCs/>
      <w:i/>
      <w:iCs/>
      <w:caps w:val="0"/>
      <w:smallCaps w:val="0"/>
      <w:strike w:val="0"/>
      <w:dstrike w:val="0"/>
      <w:color w:val="000000"/>
      <w:spacing w:val="0"/>
      <w:sz w:val="24"/>
      <w:szCs w:val="24"/>
      <w:u w:val="none"/>
      <w:effect w:val="none"/>
      <w:lang w:val="en-GB"/>
    </w:rPr>
  </w:style>
  <w:style w:type="character" w:customStyle="1" w:styleId="ListLabel243">
    <w:name w:val="ListLabel 243"/>
    <w:qFormat/>
    <w:rPr>
      <w:b w:val="0"/>
      <w:i w:val="0"/>
      <w:caps w:val="0"/>
      <w:smallCaps w:val="0"/>
      <w:strike w:val="0"/>
      <w:dstrike w:val="0"/>
      <w:color w:val="00000A"/>
      <w:spacing w:val="0"/>
      <w:sz w:val="24"/>
      <w:szCs w:val="24"/>
      <w:u w:val="none"/>
      <w:effect w:val="none"/>
      <w:lang w:val="en-GB"/>
    </w:rPr>
  </w:style>
  <w:style w:type="character" w:customStyle="1" w:styleId="ListLabel244">
    <w:name w:val="ListLabel 244"/>
    <w:qFormat/>
    <w:rPr>
      <w:b w:val="0"/>
      <w:bCs/>
      <w:i w:val="0"/>
      <w:iCs w:val="0"/>
      <w:caps w:val="0"/>
      <w:smallCaps w:val="0"/>
      <w:color w:val="auto"/>
      <w:spacing w:val="0"/>
      <w:sz w:val="24"/>
      <w:szCs w:val="24"/>
      <w:u w:val="none"/>
      <w:lang w:val="en-GB"/>
    </w:rPr>
  </w:style>
  <w:style w:type="character" w:customStyle="1" w:styleId="ListLabel245">
    <w:name w:val="ListLabel 245"/>
    <w:qFormat/>
    <w:rPr>
      <w:color w:val="00000A"/>
      <w:u w:val="none"/>
      <w:lang w:val="en-GB"/>
    </w:rPr>
  </w:style>
  <w:style w:type="character" w:customStyle="1" w:styleId="ListLabel246">
    <w:name w:val="ListLabel 246"/>
    <w:qFormat/>
    <w:rPr>
      <w:rFonts w:eastAsia="Century Schoolbook" w:cs="Century Schoolbook"/>
      <w:b w:val="0"/>
      <w:bCs w:val="0"/>
      <w:i w:val="0"/>
      <w:caps w:val="0"/>
      <w:smallCaps w:val="0"/>
      <w:color w:val="000000"/>
      <w:spacing w:val="0"/>
      <w:sz w:val="24"/>
      <w:u w:val="none"/>
      <w:lang w:val="en-GB"/>
    </w:rPr>
  </w:style>
  <w:style w:type="character" w:customStyle="1" w:styleId="ListLabel247">
    <w:name w:val="ListLabel 247"/>
    <w:qFormat/>
    <w:rPr>
      <w:color w:val="2A6099"/>
      <w:u w:val="none"/>
      <w:lang w:val="en-GB"/>
    </w:rPr>
  </w:style>
  <w:style w:type="character" w:customStyle="1" w:styleId="ListLabel248">
    <w:name w:val="ListLabel 248"/>
    <w:qFormat/>
    <w:rPr>
      <w:rFonts w:ascii="Arial" w:hAnsi="Arial"/>
      <w:color w:val="2A6099"/>
      <w:sz w:val="24"/>
      <w:szCs w:val="24"/>
      <w:u w:val="none"/>
      <w:lang w:val="en-GB"/>
    </w:rPr>
  </w:style>
  <w:style w:type="character" w:customStyle="1" w:styleId="ListLabel249">
    <w:name w:val="ListLabel 249"/>
    <w:qFormat/>
    <w:rPr>
      <w:lang w:val="en-GB"/>
    </w:rPr>
  </w:style>
  <w:style w:type="character" w:customStyle="1" w:styleId="ListLabel250">
    <w:name w:val="ListLabel 250"/>
    <w:qFormat/>
    <w:rPr>
      <w:b w:val="0"/>
      <w:bCs/>
      <w:i w:val="0"/>
      <w:iCs/>
      <w:caps w:val="0"/>
      <w:smallCaps w:val="0"/>
      <w:strike w:val="0"/>
      <w:dstrike w:val="0"/>
      <w:color w:val="000000"/>
      <w:spacing w:val="0"/>
      <w:sz w:val="24"/>
      <w:szCs w:val="24"/>
      <w:u w:val="none"/>
      <w:effect w:val="none"/>
      <w:lang w:val="en-GB"/>
    </w:rPr>
  </w:style>
  <w:style w:type="character" w:customStyle="1" w:styleId="ListLabel251">
    <w:name w:val="ListLabel 251"/>
    <w:qFormat/>
    <w:rPr>
      <w:b w:val="0"/>
      <w:bCs/>
      <w:i/>
      <w:iCs/>
      <w:caps w:val="0"/>
      <w:smallCaps w:val="0"/>
      <w:strike w:val="0"/>
      <w:dstrike w:val="0"/>
      <w:color w:val="000000"/>
      <w:spacing w:val="0"/>
      <w:sz w:val="24"/>
      <w:szCs w:val="24"/>
      <w:u w:val="none"/>
      <w:effect w:val="none"/>
      <w:lang w:val="en-GB"/>
    </w:rPr>
  </w:style>
  <w:style w:type="character" w:customStyle="1" w:styleId="ListLabel252">
    <w:name w:val="ListLabel 252"/>
    <w:qFormat/>
    <w:rPr>
      <w:b w:val="0"/>
      <w:i w:val="0"/>
      <w:caps w:val="0"/>
      <w:smallCaps w:val="0"/>
      <w:strike w:val="0"/>
      <w:dstrike w:val="0"/>
      <w:color w:val="00000A"/>
      <w:spacing w:val="0"/>
      <w:sz w:val="24"/>
      <w:szCs w:val="24"/>
      <w:u w:val="none"/>
      <w:effect w:val="none"/>
      <w:lang w:val="en-GB"/>
    </w:rPr>
  </w:style>
  <w:style w:type="character" w:customStyle="1" w:styleId="ListLabel253">
    <w:name w:val="ListLabel 253"/>
    <w:qFormat/>
    <w:rPr>
      <w:b w:val="0"/>
      <w:bCs/>
      <w:i w:val="0"/>
      <w:iCs w:val="0"/>
      <w:caps w:val="0"/>
      <w:smallCaps w:val="0"/>
      <w:color w:val="auto"/>
      <w:spacing w:val="0"/>
      <w:sz w:val="24"/>
      <w:szCs w:val="24"/>
      <w:u w:val="none"/>
      <w:lang w:val="en-GB"/>
    </w:rPr>
  </w:style>
  <w:style w:type="character" w:customStyle="1" w:styleId="ListLabel254">
    <w:name w:val="ListLabel 254"/>
    <w:qFormat/>
    <w:rPr>
      <w:color w:val="00000A"/>
      <w:u w:val="none"/>
      <w:lang w:val="en-GB"/>
    </w:rPr>
  </w:style>
  <w:style w:type="character" w:customStyle="1" w:styleId="ListLabel255">
    <w:name w:val="ListLabel 255"/>
    <w:qFormat/>
    <w:rPr>
      <w:rFonts w:eastAsia="Century Schoolbook" w:cs="Century Schoolbook"/>
      <w:b w:val="0"/>
      <w:bCs w:val="0"/>
      <w:i w:val="0"/>
      <w:caps w:val="0"/>
      <w:smallCaps w:val="0"/>
      <w:color w:val="000000"/>
      <w:spacing w:val="0"/>
      <w:sz w:val="24"/>
      <w:u w:val="none"/>
      <w:lang w:val="en-GB"/>
    </w:rPr>
  </w:style>
  <w:style w:type="character" w:customStyle="1" w:styleId="ListLabel256">
    <w:name w:val="ListLabel 256"/>
    <w:qFormat/>
    <w:rPr>
      <w:color w:val="2A6099"/>
      <w:u w:val="none"/>
      <w:lang w:val="en-GB"/>
    </w:rPr>
  </w:style>
  <w:style w:type="character" w:customStyle="1" w:styleId="ListLabel257">
    <w:name w:val="ListLabel 257"/>
    <w:qFormat/>
    <w:rPr>
      <w:rFonts w:ascii="Arial" w:hAnsi="Arial"/>
      <w:color w:val="2A6099"/>
      <w:sz w:val="24"/>
      <w:szCs w:val="24"/>
      <w:u w:val="none"/>
      <w:lang w:val="en-GB"/>
    </w:rPr>
  </w:style>
  <w:style w:type="character" w:customStyle="1" w:styleId="ListLabel258">
    <w:name w:val="ListLabel 258"/>
    <w:qFormat/>
    <w:rPr>
      <w:lang w:val="en-GB"/>
    </w:rPr>
  </w:style>
  <w:style w:type="character" w:customStyle="1" w:styleId="ListLabel259">
    <w:name w:val="ListLabel 259"/>
    <w:qFormat/>
    <w:rPr>
      <w:b w:val="0"/>
      <w:bCs/>
      <w:i w:val="0"/>
      <w:iCs/>
      <w:caps w:val="0"/>
      <w:smallCaps w:val="0"/>
      <w:strike w:val="0"/>
      <w:dstrike w:val="0"/>
      <w:color w:val="000000"/>
      <w:spacing w:val="0"/>
      <w:sz w:val="24"/>
      <w:szCs w:val="24"/>
      <w:u w:val="none"/>
      <w:effect w:val="none"/>
      <w:lang w:val="en-GB"/>
    </w:rPr>
  </w:style>
  <w:style w:type="character" w:customStyle="1" w:styleId="ListLabel260">
    <w:name w:val="ListLabel 260"/>
    <w:qFormat/>
    <w:rPr>
      <w:b w:val="0"/>
      <w:bCs/>
      <w:i/>
      <w:iCs/>
      <w:caps w:val="0"/>
      <w:smallCaps w:val="0"/>
      <w:strike w:val="0"/>
      <w:dstrike w:val="0"/>
      <w:color w:val="000000"/>
      <w:spacing w:val="0"/>
      <w:sz w:val="24"/>
      <w:szCs w:val="24"/>
      <w:u w:val="none"/>
      <w:effect w:val="none"/>
      <w:lang w:val="en-GB"/>
    </w:rPr>
  </w:style>
  <w:style w:type="character" w:customStyle="1" w:styleId="ListLabel261">
    <w:name w:val="ListLabel 261"/>
    <w:qFormat/>
    <w:rPr>
      <w:b w:val="0"/>
      <w:i w:val="0"/>
      <w:caps w:val="0"/>
      <w:smallCaps w:val="0"/>
      <w:strike w:val="0"/>
      <w:dstrike w:val="0"/>
      <w:color w:val="00000A"/>
      <w:spacing w:val="0"/>
      <w:sz w:val="24"/>
      <w:szCs w:val="24"/>
      <w:u w:val="none"/>
      <w:effect w:val="none"/>
      <w:lang w:val="en-GB"/>
    </w:rPr>
  </w:style>
  <w:style w:type="character" w:customStyle="1" w:styleId="ListLabel262">
    <w:name w:val="ListLabel 262"/>
    <w:qFormat/>
    <w:rPr>
      <w:b w:val="0"/>
      <w:bCs/>
      <w:i w:val="0"/>
      <w:iCs w:val="0"/>
      <w:caps w:val="0"/>
      <w:smallCaps w:val="0"/>
      <w:color w:val="auto"/>
      <w:spacing w:val="0"/>
      <w:sz w:val="24"/>
      <w:szCs w:val="24"/>
      <w:u w:val="none"/>
      <w:lang w:val="en-GB"/>
    </w:rPr>
  </w:style>
  <w:style w:type="character" w:customStyle="1" w:styleId="ListLabel263">
    <w:name w:val="ListLabel 263"/>
    <w:qFormat/>
    <w:rPr>
      <w:color w:val="00000A"/>
      <w:u w:val="none"/>
      <w:lang w:val="en-GB"/>
    </w:rPr>
  </w:style>
  <w:style w:type="character" w:customStyle="1" w:styleId="ListLabel264">
    <w:name w:val="ListLabel 264"/>
    <w:qFormat/>
    <w:rPr>
      <w:rFonts w:eastAsia="Century Schoolbook" w:cs="Century Schoolbook"/>
      <w:b w:val="0"/>
      <w:bCs w:val="0"/>
      <w:i w:val="0"/>
      <w:caps w:val="0"/>
      <w:smallCaps w:val="0"/>
      <w:color w:val="000000"/>
      <w:spacing w:val="0"/>
      <w:sz w:val="24"/>
      <w:u w:val="none"/>
      <w:lang w:val="en-GB"/>
    </w:rPr>
  </w:style>
  <w:style w:type="character" w:customStyle="1" w:styleId="ListLabel265">
    <w:name w:val="ListLabel 265"/>
    <w:qFormat/>
    <w:rPr>
      <w:color w:val="2A6099"/>
      <w:u w:val="none"/>
      <w:lang w:val="en-GB"/>
    </w:rPr>
  </w:style>
  <w:style w:type="character" w:customStyle="1" w:styleId="ListLabel266">
    <w:name w:val="ListLabel 266"/>
    <w:qFormat/>
    <w:rPr>
      <w:rFonts w:ascii="Arial" w:hAnsi="Arial"/>
      <w:color w:val="2A6099"/>
      <w:sz w:val="24"/>
      <w:szCs w:val="24"/>
      <w:u w:val="none"/>
      <w:lang w:val="en-GB"/>
    </w:rPr>
  </w:style>
  <w:style w:type="character" w:customStyle="1" w:styleId="ListLabel267">
    <w:name w:val="ListLabel 267"/>
    <w:qFormat/>
    <w:rPr>
      <w:lang w:val="en-GB"/>
    </w:rPr>
  </w:style>
  <w:style w:type="character" w:customStyle="1" w:styleId="ListLabel268">
    <w:name w:val="ListLabel 268"/>
    <w:qFormat/>
    <w:rPr>
      <w:b w:val="0"/>
      <w:bCs/>
      <w:i w:val="0"/>
      <w:iCs/>
      <w:caps w:val="0"/>
      <w:smallCaps w:val="0"/>
      <w:strike w:val="0"/>
      <w:dstrike w:val="0"/>
      <w:color w:val="000000"/>
      <w:spacing w:val="0"/>
      <w:sz w:val="24"/>
      <w:szCs w:val="24"/>
      <w:u w:val="none"/>
      <w:effect w:val="none"/>
      <w:lang w:val="en-GB"/>
    </w:rPr>
  </w:style>
  <w:style w:type="character" w:customStyle="1" w:styleId="ListLabel269">
    <w:name w:val="ListLabel 269"/>
    <w:qFormat/>
    <w:rPr>
      <w:b w:val="0"/>
      <w:bCs/>
      <w:i/>
      <w:iCs/>
      <w:caps w:val="0"/>
      <w:smallCaps w:val="0"/>
      <w:strike w:val="0"/>
      <w:dstrike w:val="0"/>
      <w:color w:val="000000"/>
      <w:spacing w:val="0"/>
      <w:sz w:val="24"/>
      <w:szCs w:val="24"/>
      <w:u w:val="none"/>
      <w:effect w:val="none"/>
      <w:lang w:val="en-GB"/>
    </w:rPr>
  </w:style>
  <w:style w:type="character" w:customStyle="1" w:styleId="ListLabel270">
    <w:name w:val="ListLabel 270"/>
    <w:qFormat/>
    <w:rPr>
      <w:b w:val="0"/>
      <w:i w:val="0"/>
      <w:caps w:val="0"/>
      <w:smallCaps w:val="0"/>
      <w:strike w:val="0"/>
      <w:dstrike w:val="0"/>
      <w:color w:val="00000A"/>
      <w:spacing w:val="0"/>
      <w:sz w:val="24"/>
      <w:szCs w:val="24"/>
      <w:u w:val="none"/>
      <w:effect w:val="none"/>
      <w:lang w:val="en-GB"/>
    </w:rPr>
  </w:style>
  <w:style w:type="character" w:customStyle="1" w:styleId="ListLabel271">
    <w:name w:val="ListLabel 271"/>
    <w:qFormat/>
    <w:rPr>
      <w:b w:val="0"/>
      <w:bCs/>
      <w:i w:val="0"/>
      <w:iCs w:val="0"/>
      <w:caps w:val="0"/>
      <w:smallCaps w:val="0"/>
      <w:color w:val="auto"/>
      <w:spacing w:val="0"/>
      <w:sz w:val="24"/>
      <w:szCs w:val="24"/>
      <w:u w:val="none"/>
      <w:lang w:val="en-GB"/>
    </w:rPr>
  </w:style>
  <w:style w:type="character" w:customStyle="1" w:styleId="ListLabel272">
    <w:name w:val="ListLabel 272"/>
    <w:qFormat/>
    <w:rPr>
      <w:color w:val="00000A"/>
      <w:u w:val="none"/>
      <w:lang w:val="en-GB"/>
    </w:rPr>
  </w:style>
  <w:style w:type="character" w:customStyle="1" w:styleId="ListLabel273">
    <w:name w:val="ListLabel 273"/>
    <w:qFormat/>
    <w:rPr>
      <w:rFonts w:eastAsia="Century Schoolbook" w:cs="Century Schoolbook"/>
      <w:b w:val="0"/>
      <w:bCs w:val="0"/>
      <w:i w:val="0"/>
      <w:caps w:val="0"/>
      <w:smallCaps w:val="0"/>
      <w:color w:val="000000"/>
      <w:spacing w:val="0"/>
      <w:sz w:val="24"/>
      <w:u w:val="none"/>
      <w:lang w:val="en-GB"/>
    </w:rPr>
  </w:style>
  <w:style w:type="character" w:customStyle="1" w:styleId="ListLabel274">
    <w:name w:val="ListLabel 274"/>
    <w:qFormat/>
    <w:rPr>
      <w:color w:val="2A6099"/>
      <w:u w:val="none"/>
      <w:lang w:val="en-GB"/>
    </w:rPr>
  </w:style>
  <w:style w:type="character" w:customStyle="1" w:styleId="ListLabel275">
    <w:name w:val="ListLabel 275"/>
    <w:qFormat/>
    <w:rPr>
      <w:rFonts w:ascii="Arial" w:hAnsi="Arial"/>
      <w:color w:val="2A6099"/>
      <w:sz w:val="24"/>
      <w:szCs w:val="24"/>
      <w:u w:val="none"/>
      <w:lang w:val="en-GB"/>
    </w:rPr>
  </w:style>
  <w:style w:type="character" w:customStyle="1" w:styleId="ListLabel276">
    <w:name w:val="ListLabel 276"/>
    <w:qFormat/>
    <w:rPr>
      <w:lang w:val="en-GB"/>
    </w:rPr>
  </w:style>
  <w:style w:type="character" w:customStyle="1" w:styleId="ListLabel277">
    <w:name w:val="ListLabel 277"/>
    <w:qFormat/>
    <w:rPr>
      <w:b w:val="0"/>
      <w:bCs/>
      <w:i w:val="0"/>
      <w:iCs/>
      <w:caps w:val="0"/>
      <w:smallCaps w:val="0"/>
      <w:strike w:val="0"/>
      <w:dstrike w:val="0"/>
      <w:color w:val="000000"/>
      <w:spacing w:val="0"/>
      <w:sz w:val="24"/>
      <w:szCs w:val="24"/>
      <w:u w:val="none"/>
      <w:effect w:val="none"/>
      <w:lang w:val="en-GB"/>
    </w:rPr>
  </w:style>
  <w:style w:type="character" w:customStyle="1" w:styleId="ListLabel278">
    <w:name w:val="ListLabel 278"/>
    <w:qFormat/>
    <w:rPr>
      <w:b w:val="0"/>
      <w:bCs/>
      <w:i/>
      <w:iCs/>
      <w:caps w:val="0"/>
      <w:smallCaps w:val="0"/>
      <w:strike w:val="0"/>
      <w:dstrike w:val="0"/>
      <w:color w:val="000000"/>
      <w:spacing w:val="0"/>
      <w:sz w:val="24"/>
      <w:szCs w:val="24"/>
      <w:u w:val="none"/>
      <w:effect w:val="none"/>
      <w:lang w:val="en-GB"/>
    </w:rPr>
  </w:style>
  <w:style w:type="character" w:customStyle="1" w:styleId="ListLabel279">
    <w:name w:val="ListLabel 279"/>
    <w:qFormat/>
    <w:rPr>
      <w:b w:val="0"/>
      <w:i w:val="0"/>
      <w:caps w:val="0"/>
      <w:smallCaps w:val="0"/>
      <w:strike w:val="0"/>
      <w:dstrike w:val="0"/>
      <w:color w:val="00000A"/>
      <w:spacing w:val="0"/>
      <w:sz w:val="24"/>
      <w:szCs w:val="24"/>
      <w:u w:val="none"/>
      <w:effect w:val="none"/>
      <w:lang w:val="en-GB"/>
    </w:rPr>
  </w:style>
  <w:style w:type="character" w:customStyle="1" w:styleId="ListLabel280">
    <w:name w:val="ListLabel 280"/>
    <w:qFormat/>
    <w:rPr>
      <w:b w:val="0"/>
      <w:bCs/>
      <w:i w:val="0"/>
      <w:iCs w:val="0"/>
      <w:caps w:val="0"/>
      <w:smallCaps w:val="0"/>
      <w:color w:val="auto"/>
      <w:spacing w:val="0"/>
      <w:sz w:val="24"/>
      <w:szCs w:val="24"/>
      <w:u w:val="none"/>
      <w:lang w:val="en-GB"/>
    </w:rPr>
  </w:style>
  <w:style w:type="character" w:customStyle="1" w:styleId="ListLabel281">
    <w:name w:val="ListLabel 281"/>
    <w:qFormat/>
    <w:rPr>
      <w:color w:val="00000A"/>
      <w:u w:val="none"/>
      <w:lang w:val="en-GB"/>
    </w:rPr>
  </w:style>
  <w:style w:type="character" w:customStyle="1" w:styleId="ListLabel282">
    <w:name w:val="ListLabel 282"/>
    <w:qFormat/>
    <w:rPr>
      <w:rFonts w:eastAsia="Century Schoolbook" w:cs="Century Schoolbook"/>
      <w:b w:val="0"/>
      <w:bCs w:val="0"/>
      <w:i w:val="0"/>
      <w:caps w:val="0"/>
      <w:smallCaps w:val="0"/>
      <w:color w:val="000000"/>
      <w:spacing w:val="0"/>
      <w:sz w:val="24"/>
      <w:u w:val="none"/>
      <w:lang w:val="en-GB"/>
    </w:rPr>
  </w:style>
  <w:style w:type="character" w:customStyle="1" w:styleId="ListLabel283">
    <w:name w:val="ListLabel 283"/>
    <w:qFormat/>
    <w:rPr>
      <w:color w:val="2A6099"/>
      <w:u w:val="none"/>
      <w:lang w:val="en-GB"/>
    </w:rPr>
  </w:style>
  <w:style w:type="character" w:customStyle="1" w:styleId="ListLabel284">
    <w:name w:val="ListLabel 284"/>
    <w:qFormat/>
    <w:rPr>
      <w:rFonts w:ascii="Arial" w:hAnsi="Arial"/>
      <w:color w:val="2A6099"/>
      <w:sz w:val="24"/>
      <w:szCs w:val="24"/>
      <w:u w:val="none"/>
      <w:lang w:val="en-GB"/>
    </w:rPr>
  </w:style>
  <w:style w:type="character" w:customStyle="1" w:styleId="ListLabel285">
    <w:name w:val="ListLabel 285"/>
    <w:qFormat/>
    <w:rPr>
      <w:lang w:val="en-GB"/>
    </w:rPr>
  </w:style>
  <w:style w:type="character" w:customStyle="1" w:styleId="ListLabel286">
    <w:name w:val="ListLabel 286"/>
    <w:qFormat/>
    <w:rPr>
      <w:b w:val="0"/>
      <w:bCs/>
      <w:i w:val="0"/>
      <w:iCs/>
      <w:caps w:val="0"/>
      <w:smallCaps w:val="0"/>
      <w:strike w:val="0"/>
      <w:dstrike w:val="0"/>
      <w:color w:val="000000"/>
      <w:spacing w:val="0"/>
      <w:sz w:val="24"/>
      <w:szCs w:val="24"/>
      <w:u w:val="none"/>
      <w:effect w:val="none"/>
      <w:lang w:val="en-GB"/>
    </w:rPr>
  </w:style>
  <w:style w:type="character" w:customStyle="1" w:styleId="ListLabel287">
    <w:name w:val="ListLabel 287"/>
    <w:qFormat/>
    <w:rPr>
      <w:b w:val="0"/>
      <w:bCs/>
      <w:i/>
      <w:iCs/>
      <w:caps w:val="0"/>
      <w:smallCaps w:val="0"/>
      <w:strike w:val="0"/>
      <w:dstrike w:val="0"/>
      <w:color w:val="000000"/>
      <w:spacing w:val="0"/>
      <w:sz w:val="24"/>
      <w:szCs w:val="24"/>
      <w:u w:val="none"/>
      <w:effect w:val="none"/>
      <w:lang w:val="en-GB"/>
    </w:rPr>
  </w:style>
  <w:style w:type="character" w:customStyle="1" w:styleId="ListLabel288">
    <w:name w:val="ListLabel 288"/>
    <w:qFormat/>
    <w:rPr>
      <w:b w:val="0"/>
      <w:i w:val="0"/>
      <w:caps w:val="0"/>
      <w:smallCaps w:val="0"/>
      <w:strike w:val="0"/>
      <w:dstrike w:val="0"/>
      <w:color w:val="00000A"/>
      <w:spacing w:val="0"/>
      <w:sz w:val="24"/>
      <w:szCs w:val="24"/>
      <w:u w:val="none"/>
      <w:effect w:val="none"/>
      <w:lang w:val="en-GB"/>
    </w:rPr>
  </w:style>
  <w:style w:type="character" w:customStyle="1" w:styleId="ListLabel289">
    <w:name w:val="ListLabel 289"/>
    <w:qFormat/>
    <w:rPr>
      <w:b w:val="0"/>
      <w:bCs/>
      <w:i w:val="0"/>
      <w:iCs w:val="0"/>
      <w:caps w:val="0"/>
      <w:smallCaps w:val="0"/>
      <w:color w:val="auto"/>
      <w:spacing w:val="0"/>
      <w:sz w:val="24"/>
      <w:szCs w:val="24"/>
      <w:u w:val="none"/>
      <w:lang w:val="en-GB"/>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color w:val="00000A"/>
      <w:u w:val="none"/>
      <w:lang w:val="en-GB"/>
    </w:rPr>
  </w:style>
  <w:style w:type="character" w:customStyle="1" w:styleId="ListLabel300">
    <w:name w:val="ListLabel 300"/>
    <w:qFormat/>
    <w:rPr>
      <w:rFonts w:eastAsia="Century Schoolbook" w:cs="Century Schoolbook"/>
      <w:b w:val="0"/>
      <w:bCs w:val="0"/>
      <w:i w:val="0"/>
      <w:caps w:val="0"/>
      <w:smallCaps w:val="0"/>
      <w:color w:val="000000"/>
      <w:spacing w:val="0"/>
      <w:sz w:val="24"/>
      <w:u w:val="none"/>
      <w:lang w:val="en-GB"/>
    </w:rPr>
  </w:style>
  <w:style w:type="character" w:customStyle="1" w:styleId="ListLabel301">
    <w:name w:val="ListLabel 301"/>
    <w:qFormat/>
    <w:rPr>
      <w:b w:val="0"/>
      <w:bCs/>
      <w:i w:val="0"/>
      <w:iCs w:val="0"/>
      <w:caps w:val="0"/>
      <w:smallCaps w:val="0"/>
      <w:strike w:val="0"/>
      <w:dstrike w:val="0"/>
      <w:color w:val="FF0000"/>
      <w:spacing w:val="0"/>
      <w:kern w:val="0"/>
      <w:sz w:val="24"/>
      <w:szCs w:val="24"/>
      <w:u w:val="none"/>
      <w:effect w:val="none"/>
      <w:lang w:val="en-GB"/>
    </w:rPr>
  </w:style>
  <w:style w:type="character" w:customStyle="1" w:styleId="ListLabel302">
    <w:name w:val="ListLabel 302"/>
    <w:qFormat/>
    <w:rPr>
      <w:color w:val="2A6099"/>
      <w:u w:val="none"/>
      <w:lang w:val="en-GB"/>
    </w:rPr>
  </w:style>
  <w:style w:type="character" w:customStyle="1" w:styleId="ListLabel303">
    <w:name w:val="ListLabel 303"/>
    <w:qFormat/>
    <w:rPr>
      <w:rFonts w:ascii="Arial" w:hAnsi="Arial"/>
      <w:color w:val="2A6099"/>
      <w:sz w:val="24"/>
      <w:szCs w:val="24"/>
      <w:u w:val="none"/>
      <w:lang w:val="en-GB"/>
    </w:rPr>
  </w:style>
  <w:style w:type="character" w:customStyle="1" w:styleId="ListLabel304">
    <w:name w:val="ListLabel 304"/>
    <w:qFormat/>
    <w:rPr>
      <w:lang w:val="en-GB"/>
    </w:rPr>
  </w:style>
  <w:style w:type="character" w:customStyle="1" w:styleId="ListLabel305">
    <w:name w:val="ListLabel 305"/>
    <w:qFormat/>
    <w:rPr>
      <w:b w:val="0"/>
      <w:bCs/>
      <w:i w:val="0"/>
      <w:iCs/>
      <w:caps w:val="0"/>
      <w:smallCaps w:val="0"/>
      <w:strike w:val="0"/>
      <w:dstrike w:val="0"/>
      <w:color w:val="000000"/>
      <w:spacing w:val="0"/>
      <w:sz w:val="24"/>
      <w:szCs w:val="24"/>
      <w:u w:val="none"/>
      <w:effect w:val="none"/>
      <w:lang w:val="en-GB"/>
    </w:rPr>
  </w:style>
  <w:style w:type="character" w:customStyle="1" w:styleId="ListLabel306">
    <w:name w:val="ListLabel 306"/>
    <w:qFormat/>
    <w:rPr>
      <w:b w:val="0"/>
      <w:bCs/>
      <w:i/>
      <w:iCs/>
      <w:caps w:val="0"/>
      <w:smallCaps w:val="0"/>
      <w:strike w:val="0"/>
      <w:dstrike w:val="0"/>
      <w:color w:val="000000"/>
      <w:spacing w:val="0"/>
      <w:sz w:val="24"/>
      <w:szCs w:val="24"/>
      <w:u w:val="none"/>
      <w:effect w:val="none"/>
      <w:lang w:val="en-GB"/>
    </w:rPr>
  </w:style>
  <w:style w:type="character" w:customStyle="1" w:styleId="ListLabel307">
    <w:name w:val="ListLabel 307"/>
    <w:qFormat/>
    <w:rPr>
      <w:b w:val="0"/>
      <w:i w:val="0"/>
      <w:caps w:val="0"/>
      <w:smallCaps w:val="0"/>
      <w:strike w:val="0"/>
      <w:dstrike w:val="0"/>
      <w:color w:val="00000A"/>
      <w:spacing w:val="0"/>
      <w:sz w:val="24"/>
      <w:szCs w:val="24"/>
      <w:u w:val="none"/>
      <w:effect w:val="none"/>
      <w:lang w:val="en-GB"/>
    </w:rPr>
  </w:style>
  <w:style w:type="character" w:customStyle="1" w:styleId="ListLabel308">
    <w:name w:val="ListLabel 308"/>
    <w:qFormat/>
    <w:rPr>
      <w:b w:val="0"/>
      <w:bCs/>
      <w:i w:val="0"/>
      <w:iCs w:val="0"/>
      <w:caps w:val="0"/>
      <w:smallCaps w:val="0"/>
      <w:color w:val="auto"/>
      <w:spacing w:val="0"/>
      <w:sz w:val="24"/>
      <w:szCs w:val="24"/>
      <w:u w:val="none"/>
      <w:lang w:val="en-GB"/>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color w:val="00000A"/>
      <w:u w:val="none"/>
      <w:lang w:val="en-GB"/>
    </w:rPr>
  </w:style>
  <w:style w:type="character" w:customStyle="1" w:styleId="ListLabel319">
    <w:name w:val="ListLabel 319"/>
    <w:qFormat/>
    <w:rPr>
      <w:rFonts w:eastAsia="Century Schoolbook" w:cs="Century Schoolbook"/>
      <w:b w:val="0"/>
      <w:bCs w:val="0"/>
      <w:i w:val="0"/>
      <w:caps w:val="0"/>
      <w:smallCaps w:val="0"/>
      <w:color w:val="000000"/>
      <w:spacing w:val="0"/>
      <w:sz w:val="24"/>
      <w:u w:val="none"/>
      <w:lang w:val="en-GB"/>
    </w:rPr>
  </w:style>
  <w:style w:type="character" w:customStyle="1" w:styleId="ListLabel320">
    <w:name w:val="ListLabel 320"/>
    <w:qFormat/>
    <w:rPr>
      <w:color w:val="2A6099"/>
      <w:u w:val="none"/>
      <w:lang w:val="en-GB"/>
    </w:rPr>
  </w:style>
  <w:style w:type="character" w:customStyle="1" w:styleId="ListLabel321">
    <w:name w:val="ListLabel 321"/>
    <w:qFormat/>
    <w:rPr>
      <w:rFonts w:ascii="Arial" w:hAnsi="Arial"/>
      <w:color w:val="2A6099"/>
      <w:sz w:val="24"/>
      <w:szCs w:val="24"/>
      <w:u w:val="none"/>
      <w:lang w:val="en-GB"/>
    </w:rPr>
  </w:style>
  <w:style w:type="character" w:customStyle="1" w:styleId="ListLabel322">
    <w:name w:val="ListLabel 322"/>
    <w:qFormat/>
    <w:rPr>
      <w:lang w:val="en-GB"/>
    </w:rPr>
  </w:style>
  <w:style w:type="character" w:customStyle="1" w:styleId="ListLabel323">
    <w:name w:val="ListLabel 323"/>
    <w:qFormat/>
    <w:rPr>
      <w:b w:val="0"/>
      <w:bCs/>
      <w:i w:val="0"/>
      <w:iCs/>
      <w:caps w:val="0"/>
      <w:smallCaps w:val="0"/>
      <w:strike w:val="0"/>
      <w:dstrike w:val="0"/>
      <w:color w:val="000000"/>
      <w:spacing w:val="0"/>
      <w:sz w:val="24"/>
      <w:szCs w:val="24"/>
      <w:u w:val="none"/>
      <w:effect w:val="none"/>
      <w:lang w:val="en-GB"/>
    </w:rPr>
  </w:style>
  <w:style w:type="character" w:customStyle="1" w:styleId="ListLabel324">
    <w:name w:val="ListLabel 324"/>
    <w:qFormat/>
    <w:rPr>
      <w:b w:val="0"/>
      <w:bCs/>
      <w:i/>
      <w:iCs/>
      <w:caps w:val="0"/>
      <w:smallCaps w:val="0"/>
      <w:strike w:val="0"/>
      <w:dstrike w:val="0"/>
      <w:color w:val="000000"/>
      <w:spacing w:val="0"/>
      <w:sz w:val="24"/>
      <w:szCs w:val="24"/>
      <w:u w:val="none"/>
      <w:effect w:val="none"/>
      <w:lang w:val="en-GB"/>
    </w:rPr>
  </w:style>
  <w:style w:type="character" w:customStyle="1" w:styleId="ListLabel325">
    <w:name w:val="ListLabel 325"/>
    <w:qFormat/>
    <w:rPr>
      <w:b w:val="0"/>
      <w:i w:val="0"/>
      <w:caps w:val="0"/>
      <w:smallCaps w:val="0"/>
      <w:strike w:val="0"/>
      <w:dstrike w:val="0"/>
      <w:color w:val="00000A"/>
      <w:spacing w:val="0"/>
      <w:sz w:val="24"/>
      <w:szCs w:val="24"/>
      <w:u w:val="none"/>
      <w:effect w:val="none"/>
      <w:lang w:val="en-GB"/>
    </w:rPr>
  </w:style>
  <w:style w:type="character" w:customStyle="1" w:styleId="ListLabel326">
    <w:name w:val="ListLabel 326"/>
    <w:qFormat/>
    <w:rPr>
      <w:b w:val="0"/>
      <w:bCs/>
      <w:i w:val="0"/>
      <w:iCs w:val="0"/>
      <w:caps w:val="0"/>
      <w:smallCaps w:val="0"/>
      <w:color w:val="auto"/>
      <w:spacing w:val="0"/>
      <w:sz w:val="24"/>
      <w:szCs w:val="24"/>
      <w:u w:val="none"/>
      <w:lang w:val="en-GB"/>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color w:val="00000A"/>
      <w:u w:val="none"/>
      <w:lang w:val="en-GB"/>
    </w:rPr>
  </w:style>
  <w:style w:type="character" w:customStyle="1" w:styleId="ListLabel337">
    <w:name w:val="ListLabel 337"/>
    <w:qFormat/>
    <w:rPr>
      <w:rFonts w:eastAsia="Century Schoolbook" w:cs="Century Schoolbook"/>
      <w:b w:val="0"/>
      <w:bCs w:val="0"/>
      <w:i w:val="0"/>
      <w:caps w:val="0"/>
      <w:smallCaps w:val="0"/>
      <w:color w:val="000000"/>
      <w:spacing w:val="0"/>
      <w:sz w:val="24"/>
      <w:u w:val="none"/>
      <w:lang w:val="en-GB"/>
    </w:rPr>
  </w:style>
  <w:style w:type="character" w:customStyle="1" w:styleId="ListLabel338">
    <w:name w:val="ListLabel 338"/>
    <w:qFormat/>
    <w:rPr>
      <w:color w:val="2A6099"/>
      <w:u w:val="none"/>
      <w:lang w:val="en-GB"/>
    </w:rPr>
  </w:style>
  <w:style w:type="character" w:customStyle="1" w:styleId="ListLabel339">
    <w:name w:val="ListLabel 339"/>
    <w:qFormat/>
    <w:rPr>
      <w:rFonts w:ascii="Arial" w:hAnsi="Arial"/>
      <w:color w:val="2A6099"/>
      <w:sz w:val="24"/>
      <w:szCs w:val="24"/>
      <w:u w:val="none"/>
      <w:lang w:val="en-GB"/>
    </w:rPr>
  </w:style>
  <w:style w:type="character" w:customStyle="1" w:styleId="ListLabel340">
    <w:name w:val="ListLabel 340"/>
    <w:qFormat/>
    <w:rPr>
      <w:lang w:val="en-GB"/>
    </w:rPr>
  </w:style>
  <w:style w:type="character" w:customStyle="1" w:styleId="ListLabel341">
    <w:name w:val="ListLabel 341"/>
    <w:qFormat/>
    <w:rPr>
      <w:b w:val="0"/>
      <w:bCs/>
      <w:i w:val="0"/>
      <w:iCs/>
      <w:caps w:val="0"/>
      <w:smallCaps w:val="0"/>
      <w:strike w:val="0"/>
      <w:dstrike w:val="0"/>
      <w:color w:val="000000"/>
      <w:spacing w:val="0"/>
      <w:sz w:val="24"/>
      <w:szCs w:val="24"/>
      <w:u w:val="none"/>
      <w:effect w:val="none"/>
      <w:lang w:val="en-GB"/>
    </w:rPr>
  </w:style>
  <w:style w:type="character" w:customStyle="1" w:styleId="ListLabel342">
    <w:name w:val="ListLabel 342"/>
    <w:qFormat/>
    <w:rPr>
      <w:b w:val="0"/>
      <w:bCs/>
      <w:i/>
      <w:iCs/>
      <w:caps w:val="0"/>
      <w:smallCaps w:val="0"/>
      <w:strike w:val="0"/>
      <w:dstrike w:val="0"/>
      <w:color w:val="000000"/>
      <w:spacing w:val="0"/>
      <w:sz w:val="24"/>
      <w:szCs w:val="24"/>
      <w:u w:val="none"/>
      <w:effect w:val="none"/>
      <w:lang w:val="en-GB"/>
    </w:rPr>
  </w:style>
  <w:style w:type="character" w:customStyle="1" w:styleId="ListLabel343">
    <w:name w:val="ListLabel 343"/>
    <w:qFormat/>
    <w:rPr>
      <w:b w:val="0"/>
      <w:i w:val="0"/>
      <w:caps w:val="0"/>
      <w:smallCaps w:val="0"/>
      <w:strike w:val="0"/>
      <w:dstrike w:val="0"/>
      <w:color w:val="00000A"/>
      <w:spacing w:val="0"/>
      <w:sz w:val="24"/>
      <w:szCs w:val="24"/>
      <w:u w:val="none"/>
      <w:effect w:val="none"/>
      <w:lang w:val="en-GB"/>
    </w:rPr>
  </w:style>
  <w:style w:type="character" w:customStyle="1" w:styleId="ListLabel344">
    <w:name w:val="ListLabel 344"/>
    <w:qFormat/>
    <w:rPr>
      <w:b w:val="0"/>
      <w:bCs/>
      <w:i w:val="0"/>
      <w:iCs w:val="0"/>
      <w:caps w:val="0"/>
      <w:smallCaps w:val="0"/>
      <w:color w:val="auto"/>
      <w:spacing w:val="0"/>
      <w:sz w:val="24"/>
      <w:szCs w:val="24"/>
      <w:u w:val="none"/>
      <w:lang w:val="en-GB"/>
    </w:rPr>
  </w:style>
  <w:style w:type="character" w:customStyle="1" w:styleId="ListLabel345">
    <w:name w:val="ListLabel 345"/>
    <w:qFormat/>
    <w:rPr>
      <w:color w:val="00000A"/>
      <w:u w:val="none"/>
      <w:lang w:val="en-GB"/>
    </w:rPr>
  </w:style>
  <w:style w:type="character" w:customStyle="1" w:styleId="ListLabel346">
    <w:name w:val="ListLabel 346"/>
    <w:qFormat/>
    <w:rPr>
      <w:rFonts w:eastAsia="Century Schoolbook" w:cs="Century Schoolbook"/>
      <w:b w:val="0"/>
      <w:bCs w:val="0"/>
      <w:i w:val="0"/>
      <w:caps w:val="0"/>
      <w:smallCaps w:val="0"/>
      <w:color w:val="000000"/>
      <w:spacing w:val="0"/>
      <w:sz w:val="24"/>
      <w:u w:val="none"/>
      <w:lang w:val="en-GB"/>
    </w:rPr>
  </w:style>
  <w:style w:type="character" w:customStyle="1" w:styleId="ListLabel347">
    <w:name w:val="ListLabel 347"/>
    <w:qFormat/>
    <w:rPr>
      <w:color w:val="2A6099"/>
      <w:u w:val="none"/>
      <w:lang w:val="en-GB"/>
    </w:rPr>
  </w:style>
  <w:style w:type="character" w:customStyle="1" w:styleId="ListLabel348">
    <w:name w:val="ListLabel 348"/>
    <w:qFormat/>
    <w:rPr>
      <w:rFonts w:ascii="Arial" w:hAnsi="Arial"/>
      <w:color w:val="2A6099"/>
      <w:sz w:val="24"/>
      <w:szCs w:val="24"/>
      <w:u w:val="none"/>
      <w:lang w:val="en-GB"/>
    </w:rPr>
  </w:style>
  <w:style w:type="character" w:customStyle="1" w:styleId="ListLabel349">
    <w:name w:val="ListLabel 349"/>
    <w:qFormat/>
    <w:rPr>
      <w:lang w:val="en-GB"/>
    </w:rPr>
  </w:style>
  <w:style w:type="character" w:customStyle="1" w:styleId="ListLabel350">
    <w:name w:val="ListLabel 350"/>
    <w:qFormat/>
    <w:rPr>
      <w:b w:val="0"/>
      <w:bCs/>
      <w:i w:val="0"/>
      <w:iCs/>
      <w:caps w:val="0"/>
      <w:smallCaps w:val="0"/>
      <w:strike w:val="0"/>
      <w:dstrike w:val="0"/>
      <w:color w:val="000000"/>
      <w:spacing w:val="0"/>
      <w:sz w:val="24"/>
      <w:szCs w:val="24"/>
      <w:u w:val="none"/>
      <w:effect w:val="none"/>
      <w:lang w:val="en-GB"/>
    </w:rPr>
  </w:style>
  <w:style w:type="character" w:customStyle="1" w:styleId="ListLabel351">
    <w:name w:val="ListLabel 351"/>
    <w:qFormat/>
    <w:rPr>
      <w:b w:val="0"/>
      <w:bCs/>
      <w:i/>
      <w:iCs/>
      <w:caps w:val="0"/>
      <w:smallCaps w:val="0"/>
      <w:strike w:val="0"/>
      <w:dstrike w:val="0"/>
      <w:color w:val="000000"/>
      <w:spacing w:val="0"/>
      <w:sz w:val="24"/>
      <w:szCs w:val="24"/>
      <w:u w:val="none"/>
      <w:effect w:val="none"/>
      <w:lang w:val="en-GB"/>
    </w:rPr>
  </w:style>
  <w:style w:type="character" w:customStyle="1" w:styleId="ListLabel352">
    <w:name w:val="ListLabel 352"/>
    <w:qFormat/>
    <w:rPr>
      <w:b w:val="0"/>
      <w:i w:val="0"/>
      <w:caps w:val="0"/>
      <w:smallCaps w:val="0"/>
      <w:strike w:val="0"/>
      <w:dstrike w:val="0"/>
      <w:color w:val="00000A"/>
      <w:spacing w:val="0"/>
      <w:sz w:val="24"/>
      <w:szCs w:val="24"/>
      <w:u w:val="none"/>
      <w:effect w:val="none"/>
      <w:lang w:val="en-GB"/>
    </w:rPr>
  </w:style>
  <w:style w:type="character" w:customStyle="1" w:styleId="ListLabel353">
    <w:name w:val="ListLabel 353"/>
    <w:qFormat/>
    <w:rPr>
      <w:b w:val="0"/>
      <w:bCs/>
      <w:i w:val="0"/>
      <w:iCs w:val="0"/>
      <w:caps w:val="0"/>
      <w:smallCaps w:val="0"/>
      <w:color w:val="auto"/>
      <w:spacing w:val="0"/>
      <w:sz w:val="24"/>
      <w:szCs w:val="24"/>
      <w:u w:val="none"/>
      <w:lang w:val="en-GB"/>
    </w:rPr>
  </w:style>
  <w:style w:type="character" w:customStyle="1" w:styleId="ListLabel354">
    <w:name w:val="ListLabel 354"/>
    <w:qFormat/>
    <w:rPr>
      <w:color w:val="00000A"/>
      <w:u w:val="none"/>
      <w:lang w:val="en-GB"/>
    </w:rPr>
  </w:style>
  <w:style w:type="character" w:customStyle="1" w:styleId="ListLabel355">
    <w:name w:val="ListLabel 355"/>
    <w:qFormat/>
    <w:rPr>
      <w:rFonts w:eastAsia="Century Schoolbook" w:cs="Century Schoolbook"/>
      <w:b w:val="0"/>
      <w:bCs w:val="0"/>
      <w:i w:val="0"/>
      <w:caps w:val="0"/>
      <w:smallCaps w:val="0"/>
      <w:color w:val="000000"/>
      <w:spacing w:val="0"/>
      <w:sz w:val="24"/>
      <w:u w:val="none"/>
      <w:lang w:val="en-GB"/>
    </w:rPr>
  </w:style>
  <w:style w:type="character" w:customStyle="1" w:styleId="ListLabel356">
    <w:name w:val="ListLabel 356"/>
    <w:qFormat/>
    <w:rPr>
      <w:color w:val="2A6099"/>
      <w:u w:val="none"/>
      <w:lang w:val="en-GB"/>
    </w:rPr>
  </w:style>
  <w:style w:type="character" w:customStyle="1" w:styleId="ListLabel357">
    <w:name w:val="ListLabel 357"/>
    <w:qFormat/>
    <w:rPr>
      <w:rFonts w:ascii="Arial" w:hAnsi="Arial"/>
      <w:color w:val="2A6099"/>
      <w:sz w:val="24"/>
      <w:szCs w:val="24"/>
      <w:u w:val="none"/>
      <w:lang w:val="en-GB"/>
    </w:rPr>
  </w:style>
  <w:style w:type="character" w:customStyle="1" w:styleId="ListLabel358">
    <w:name w:val="ListLabel 358"/>
    <w:qFormat/>
    <w:rPr>
      <w:lang w:val="en-GB"/>
    </w:rPr>
  </w:style>
  <w:style w:type="character" w:customStyle="1" w:styleId="ListLabel359">
    <w:name w:val="ListLabel 359"/>
    <w:qFormat/>
    <w:rPr>
      <w:b w:val="0"/>
      <w:bCs/>
      <w:i w:val="0"/>
      <w:iCs/>
      <w:caps w:val="0"/>
      <w:smallCaps w:val="0"/>
      <w:strike w:val="0"/>
      <w:dstrike w:val="0"/>
      <w:color w:val="000000"/>
      <w:spacing w:val="0"/>
      <w:sz w:val="24"/>
      <w:szCs w:val="24"/>
      <w:u w:val="none"/>
      <w:effect w:val="none"/>
      <w:lang w:val="en-GB"/>
    </w:rPr>
  </w:style>
  <w:style w:type="character" w:customStyle="1" w:styleId="ListLabel360">
    <w:name w:val="ListLabel 360"/>
    <w:qFormat/>
    <w:rPr>
      <w:b w:val="0"/>
      <w:bCs/>
      <w:i/>
      <w:iCs/>
      <w:caps w:val="0"/>
      <w:smallCaps w:val="0"/>
      <w:strike w:val="0"/>
      <w:dstrike w:val="0"/>
      <w:color w:val="000000"/>
      <w:spacing w:val="0"/>
      <w:sz w:val="24"/>
      <w:szCs w:val="24"/>
      <w:u w:val="none"/>
      <w:effect w:val="none"/>
      <w:lang w:val="en-GB"/>
    </w:rPr>
  </w:style>
  <w:style w:type="character" w:customStyle="1" w:styleId="ListLabel361">
    <w:name w:val="ListLabel 361"/>
    <w:qFormat/>
    <w:rPr>
      <w:b w:val="0"/>
      <w:i w:val="0"/>
      <w:caps w:val="0"/>
      <w:smallCaps w:val="0"/>
      <w:strike w:val="0"/>
      <w:dstrike w:val="0"/>
      <w:color w:val="00000A"/>
      <w:spacing w:val="0"/>
      <w:sz w:val="24"/>
      <w:szCs w:val="24"/>
      <w:u w:val="none"/>
      <w:effect w:val="none"/>
      <w:lang w:val="en-GB"/>
    </w:rPr>
  </w:style>
  <w:style w:type="character" w:customStyle="1" w:styleId="ListLabel362">
    <w:name w:val="ListLabel 362"/>
    <w:qFormat/>
    <w:rPr>
      <w:b w:val="0"/>
      <w:bCs/>
      <w:i w:val="0"/>
      <w:iCs w:val="0"/>
      <w:caps w:val="0"/>
      <w:smallCaps w:val="0"/>
      <w:color w:val="auto"/>
      <w:spacing w:val="0"/>
      <w:sz w:val="24"/>
      <w:szCs w:val="24"/>
      <w:u w:val="none"/>
      <w:lang w:val="en-GB"/>
    </w:rPr>
  </w:style>
  <w:style w:type="character" w:customStyle="1" w:styleId="ListLabel363">
    <w:name w:val="ListLabel 363"/>
    <w:qFormat/>
    <w:rPr>
      <w:color w:val="00000A"/>
      <w:u w:val="none"/>
      <w:lang w:val="en-GB"/>
    </w:rPr>
  </w:style>
  <w:style w:type="character" w:customStyle="1" w:styleId="ListLabel364">
    <w:name w:val="ListLabel 364"/>
    <w:qFormat/>
    <w:rPr>
      <w:rFonts w:eastAsia="Century Schoolbook" w:cs="Century Schoolbook"/>
      <w:b w:val="0"/>
      <w:bCs w:val="0"/>
      <w:i w:val="0"/>
      <w:caps w:val="0"/>
      <w:smallCaps w:val="0"/>
      <w:color w:val="000000"/>
      <w:spacing w:val="0"/>
      <w:sz w:val="24"/>
      <w:u w:val="none"/>
      <w:lang w:val="en-GB"/>
    </w:rPr>
  </w:style>
  <w:style w:type="character" w:customStyle="1" w:styleId="ListLabel365">
    <w:name w:val="ListLabel 365"/>
    <w:qFormat/>
    <w:rPr>
      <w:color w:val="2A6099"/>
      <w:u w:val="none"/>
      <w:lang w:val="en-GB"/>
    </w:rPr>
  </w:style>
  <w:style w:type="character" w:customStyle="1" w:styleId="ListLabel366">
    <w:name w:val="ListLabel 366"/>
    <w:qFormat/>
    <w:rPr>
      <w:rFonts w:ascii="Arial" w:hAnsi="Arial"/>
      <w:color w:val="2A6099"/>
      <w:sz w:val="24"/>
      <w:szCs w:val="24"/>
      <w:u w:val="none"/>
      <w:lang w:val="en-GB"/>
    </w:rPr>
  </w:style>
  <w:style w:type="character" w:customStyle="1" w:styleId="ListLabel367">
    <w:name w:val="ListLabel 367"/>
    <w:qFormat/>
    <w:rPr>
      <w:lang w:val="en-GB"/>
    </w:rPr>
  </w:style>
  <w:style w:type="character" w:customStyle="1" w:styleId="ListLabel368">
    <w:name w:val="ListLabel 368"/>
    <w:qFormat/>
    <w:rPr>
      <w:b w:val="0"/>
      <w:bCs/>
      <w:i w:val="0"/>
      <w:iCs/>
      <w:caps w:val="0"/>
      <w:smallCaps w:val="0"/>
      <w:strike w:val="0"/>
      <w:dstrike w:val="0"/>
      <w:color w:val="000000"/>
      <w:spacing w:val="0"/>
      <w:sz w:val="24"/>
      <w:szCs w:val="24"/>
      <w:u w:val="none"/>
      <w:effect w:val="none"/>
      <w:lang w:val="en-GB"/>
    </w:rPr>
  </w:style>
  <w:style w:type="character" w:customStyle="1" w:styleId="ListLabel369">
    <w:name w:val="ListLabel 369"/>
    <w:qFormat/>
    <w:rPr>
      <w:b w:val="0"/>
      <w:bCs/>
      <w:i/>
      <w:iCs/>
      <w:caps w:val="0"/>
      <w:smallCaps w:val="0"/>
      <w:strike w:val="0"/>
      <w:dstrike w:val="0"/>
      <w:color w:val="000000"/>
      <w:spacing w:val="0"/>
      <w:sz w:val="24"/>
      <w:szCs w:val="24"/>
      <w:u w:val="none"/>
      <w:effect w:val="none"/>
      <w:lang w:val="en-GB"/>
    </w:rPr>
  </w:style>
  <w:style w:type="character" w:customStyle="1" w:styleId="ListLabel370">
    <w:name w:val="ListLabel 370"/>
    <w:qFormat/>
    <w:rPr>
      <w:b w:val="0"/>
      <w:i w:val="0"/>
      <w:caps w:val="0"/>
      <w:smallCaps w:val="0"/>
      <w:strike w:val="0"/>
      <w:dstrike w:val="0"/>
      <w:color w:val="00000A"/>
      <w:spacing w:val="0"/>
      <w:sz w:val="24"/>
      <w:szCs w:val="24"/>
      <w:u w:val="none"/>
      <w:effect w:val="none"/>
      <w:lang w:val="en-GB"/>
    </w:rPr>
  </w:style>
  <w:style w:type="character" w:customStyle="1" w:styleId="ListLabel371">
    <w:name w:val="ListLabel 371"/>
    <w:qFormat/>
    <w:rPr>
      <w:b w:val="0"/>
      <w:bCs/>
      <w:i w:val="0"/>
      <w:iCs w:val="0"/>
      <w:caps w:val="0"/>
      <w:smallCaps w:val="0"/>
      <w:color w:val="auto"/>
      <w:spacing w:val="0"/>
      <w:sz w:val="24"/>
      <w:szCs w:val="24"/>
      <w:u w:val="none"/>
      <w:lang w:val="en-GB"/>
    </w:rPr>
  </w:style>
  <w:style w:type="character" w:customStyle="1" w:styleId="ListLabel372">
    <w:name w:val="ListLabel 372"/>
    <w:qFormat/>
    <w:rPr>
      <w:color w:val="00000A"/>
      <w:u w:val="none"/>
      <w:lang w:val="en-GB"/>
    </w:rPr>
  </w:style>
  <w:style w:type="character" w:customStyle="1" w:styleId="ListLabel373">
    <w:name w:val="ListLabel 373"/>
    <w:qFormat/>
    <w:rPr>
      <w:rFonts w:eastAsia="Century Schoolbook" w:cs="Century Schoolbook"/>
      <w:b w:val="0"/>
      <w:bCs w:val="0"/>
      <w:i w:val="0"/>
      <w:caps w:val="0"/>
      <w:smallCaps w:val="0"/>
      <w:color w:val="000000"/>
      <w:spacing w:val="0"/>
      <w:sz w:val="24"/>
      <w:u w:val="none"/>
      <w:lang w:val="en-GB"/>
    </w:rPr>
  </w:style>
  <w:style w:type="character" w:customStyle="1" w:styleId="ListLabel374">
    <w:name w:val="ListLabel 374"/>
    <w:qFormat/>
    <w:rPr>
      <w:color w:val="2A6099"/>
      <w:u w:val="none"/>
      <w:lang w:val="en-GB"/>
    </w:rPr>
  </w:style>
  <w:style w:type="character" w:customStyle="1" w:styleId="ListLabel375">
    <w:name w:val="ListLabel 375"/>
    <w:qFormat/>
    <w:rPr>
      <w:rFonts w:ascii="Arial" w:hAnsi="Arial"/>
      <w:color w:val="2A6099"/>
      <w:sz w:val="24"/>
      <w:szCs w:val="24"/>
      <w:u w:val="none"/>
      <w:lang w:val="en-GB"/>
    </w:rPr>
  </w:style>
  <w:style w:type="character" w:customStyle="1" w:styleId="ListLabel376">
    <w:name w:val="ListLabel 376"/>
    <w:qFormat/>
    <w:rPr>
      <w:lang w:val="en-GB"/>
    </w:rPr>
  </w:style>
  <w:style w:type="character" w:customStyle="1" w:styleId="ListLabel377">
    <w:name w:val="ListLabel 377"/>
    <w:qFormat/>
    <w:rPr>
      <w:b w:val="0"/>
      <w:bCs/>
      <w:i w:val="0"/>
      <w:iCs/>
      <w:caps w:val="0"/>
      <w:smallCaps w:val="0"/>
      <w:strike w:val="0"/>
      <w:dstrike w:val="0"/>
      <w:color w:val="000000"/>
      <w:spacing w:val="0"/>
      <w:sz w:val="24"/>
      <w:szCs w:val="24"/>
      <w:u w:val="none"/>
      <w:effect w:val="none"/>
      <w:lang w:val="en-GB"/>
    </w:rPr>
  </w:style>
  <w:style w:type="character" w:customStyle="1" w:styleId="ListLabel378">
    <w:name w:val="ListLabel 378"/>
    <w:qFormat/>
    <w:rPr>
      <w:b w:val="0"/>
      <w:bCs/>
      <w:i/>
      <w:iCs/>
      <w:caps w:val="0"/>
      <w:smallCaps w:val="0"/>
      <w:strike w:val="0"/>
      <w:dstrike w:val="0"/>
      <w:color w:val="000000"/>
      <w:spacing w:val="0"/>
      <w:sz w:val="24"/>
      <w:szCs w:val="24"/>
      <w:u w:val="none"/>
      <w:effect w:val="none"/>
      <w:lang w:val="en-GB"/>
    </w:rPr>
  </w:style>
  <w:style w:type="character" w:customStyle="1" w:styleId="ListLabel379">
    <w:name w:val="ListLabel 379"/>
    <w:qFormat/>
    <w:rPr>
      <w:b w:val="0"/>
      <w:i w:val="0"/>
      <w:caps w:val="0"/>
      <w:smallCaps w:val="0"/>
      <w:strike w:val="0"/>
      <w:dstrike w:val="0"/>
      <w:color w:val="00000A"/>
      <w:spacing w:val="0"/>
      <w:sz w:val="24"/>
      <w:szCs w:val="24"/>
      <w:u w:val="none"/>
      <w:effect w:val="none"/>
      <w:lang w:val="en-GB"/>
    </w:rPr>
  </w:style>
  <w:style w:type="character" w:customStyle="1" w:styleId="ListLabel380">
    <w:name w:val="ListLabel 380"/>
    <w:qFormat/>
    <w:rPr>
      <w:b w:val="0"/>
      <w:bCs/>
      <w:i w:val="0"/>
      <w:iCs w:val="0"/>
      <w:caps w:val="0"/>
      <w:smallCaps w:val="0"/>
      <w:color w:val="auto"/>
      <w:spacing w:val="0"/>
      <w:sz w:val="24"/>
      <w:szCs w:val="24"/>
      <w:u w:val="none"/>
      <w:lang w:val="en-GB"/>
    </w:rPr>
  </w:style>
  <w:style w:type="character" w:customStyle="1" w:styleId="ListLabel381">
    <w:name w:val="ListLabel 381"/>
    <w:qFormat/>
    <w:rPr>
      <w:color w:val="00000A"/>
      <w:u w:val="none"/>
      <w:lang w:val="en-GB"/>
    </w:rPr>
  </w:style>
  <w:style w:type="character" w:customStyle="1" w:styleId="ListLabel382">
    <w:name w:val="ListLabel 382"/>
    <w:qFormat/>
    <w:rPr>
      <w:rFonts w:eastAsia="Century Schoolbook" w:cs="Century Schoolbook"/>
      <w:b w:val="0"/>
      <w:bCs w:val="0"/>
      <w:i w:val="0"/>
      <w:caps w:val="0"/>
      <w:smallCaps w:val="0"/>
      <w:color w:val="000000"/>
      <w:spacing w:val="0"/>
      <w:sz w:val="24"/>
      <w:u w:val="none"/>
      <w:lang w:val="en-GB"/>
    </w:rPr>
  </w:style>
  <w:style w:type="character" w:customStyle="1" w:styleId="ListLabel383">
    <w:name w:val="ListLabel 383"/>
    <w:qFormat/>
    <w:rPr>
      <w:color w:val="2A6099"/>
      <w:u w:val="none"/>
      <w:lang w:val="en-GB"/>
    </w:rPr>
  </w:style>
  <w:style w:type="character" w:customStyle="1" w:styleId="ListLabel384">
    <w:name w:val="ListLabel 384"/>
    <w:qFormat/>
    <w:rPr>
      <w:rFonts w:ascii="Arial" w:hAnsi="Arial"/>
      <w:color w:val="2A6099"/>
      <w:sz w:val="24"/>
      <w:szCs w:val="24"/>
      <w:u w:val="none"/>
      <w:lang w:val="en-GB"/>
    </w:rPr>
  </w:style>
  <w:style w:type="character" w:customStyle="1" w:styleId="ListLabel385">
    <w:name w:val="ListLabel 385"/>
    <w:qFormat/>
    <w:rPr>
      <w:lang w:val="en-GB"/>
    </w:rPr>
  </w:style>
  <w:style w:type="character" w:customStyle="1" w:styleId="ListLabel386">
    <w:name w:val="ListLabel 386"/>
    <w:qFormat/>
    <w:rPr>
      <w:b w:val="0"/>
      <w:bCs/>
      <w:i w:val="0"/>
      <w:iCs/>
      <w:caps w:val="0"/>
      <w:smallCaps w:val="0"/>
      <w:strike w:val="0"/>
      <w:dstrike w:val="0"/>
      <w:color w:val="000000"/>
      <w:spacing w:val="0"/>
      <w:sz w:val="24"/>
      <w:szCs w:val="24"/>
      <w:u w:val="none"/>
      <w:effect w:val="none"/>
      <w:lang w:val="en-GB"/>
    </w:rPr>
  </w:style>
  <w:style w:type="character" w:customStyle="1" w:styleId="ListLabel387">
    <w:name w:val="ListLabel 387"/>
    <w:qFormat/>
    <w:rPr>
      <w:b w:val="0"/>
      <w:bCs/>
      <w:i/>
      <w:iCs/>
      <w:caps w:val="0"/>
      <w:smallCaps w:val="0"/>
      <w:strike w:val="0"/>
      <w:dstrike w:val="0"/>
      <w:color w:val="000000"/>
      <w:spacing w:val="0"/>
      <w:sz w:val="24"/>
      <w:szCs w:val="24"/>
      <w:u w:val="none"/>
      <w:effect w:val="none"/>
      <w:lang w:val="en-GB"/>
    </w:rPr>
  </w:style>
  <w:style w:type="character" w:customStyle="1" w:styleId="ListLabel388">
    <w:name w:val="ListLabel 388"/>
    <w:qFormat/>
    <w:rPr>
      <w:b w:val="0"/>
      <w:i w:val="0"/>
      <w:caps w:val="0"/>
      <w:smallCaps w:val="0"/>
      <w:strike w:val="0"/>
      <w:dstrike w:val="0"/>
      <w:color w:val="00000A"/>
      <w:spacing w:val="0"/>
      <w:sz w:val="24"/>
      <w:szCs w:val="24"/>
      <w:u w:val="none"/>
      <w:effect w:val="none"/>
      <w:lang w:val="en-GB"/>
    </w:rPr>
  </w:style>
  <w:style w:type="character" w:customStyle="1" w:styleId="ListLabel389">
    <w:name w:val="ListLabel 389"/>
    <w:qFormat/>
    <w:rPr>
      <w:b w:val="0"/>
      <w:bCs/>
      <w:i w:val="0"/>
      <w:iCs w:val="0"/>
      <w:caps w:val="0"/>
      <w:smallCaps w:val="0"/>
      <w:color w:val="auto"/>
      <w:spacing w:val="0"/>
      <w:sz w:val="24"/>
      <w:szCs w:val="24"/>
      <w:u w:val="none"/>
      <w:lang w:val="en-GB"/>
    </w:rPr>
  </w:style>
  <w:style w:type="character" w:customStyle="1" w:styleId="ListLabel390">
    <w:name w:val="ListLabel 390"/>
    <w:qFormat/>
    <w:rPr>
      <w:color w:val="00000A"/>
      <w:u w:val="none"/>
      <w:lang w:val="en-GB"/>
    </w:rPr>
  </w:style>
  <w:style w:type="character" w:customStyle="1" w:styleId="ListLabel391">
    <w:name w:val="ListLabel 391"/>
    <w:qFormat/>
    <w:rPr>
      <w:rFonts w:eastAsia="Century Schoolbook" w:cs="Century Schoolbook"/>
      <w:b w:val="0"/>
      <w:bCs w:val="0"/>
      <w:i w:val="0"/>
      <w:caps w:val="0"/>
      <w:smallCaps w:val="0"/>
      <w:color w:val="000000"/>
      <w:spacing w:val="0"/>
      <w:sz w:val="24"/>
      <w:u w:val="none"/>
      <w:lang w:val="en-GB"/>
    </w:rPr>
  </w:style>
  <w:style w:type="character" w:customStyle="1" w:styleId="ListLabel392">
    <w:name w:val="ListLabel 392"/>
    <w:qFormat/>
    <w:rPr>
      <w:color w:val="2A6099"/>
      <w:u w:val="none"/>
      <w:lang w:val="en-GB"/>
    </w:rPr>
  </w:style>
  <w:style w:type="character" w:customStyle="1" w:styleId="ListLabel393">
    <w:name w:val="ListLabel 393"/>
    <w:qFormat/>
    <w:rPr>
      <w:rFonts w:ascii="Arial" w:hAnsi="Arial"/>
      <w:color w:val="2A6099"/>
      <w:sz w:val="24"/>
      <w:szCs w:val="24"/>
      <w:u w:val="none"/>
      <w:lang w:val="en-GB"/>
    </w:rPr>
  </w:style>
  <w:style w:type="character" w:customStyle="1" w:styleId="ListLabel394">
    <w:name w:val="ListLabel 394"/>
    <w:qFormat/>
    <w:rPr>
      <w:lang w:val="en-GB"/>
    </w:rPr>
  </w:style>
  <w:style w:type="character" w:customStyle="1" w:styleId="ListLabel395">
    <w:name w:val="ListLabel 395"/>
    <w:qFormat/>
    <w:rPr>
      <w:b w:val="0"/>
      <w:bCs/>
      <w:i w:val="0"/>
      <w:iCs/>
      <w:caps w:val="0"/>
      <w:smallCaps w:val="0"/>
      <w:strike w:val="0"/>
      <w:dstrike w:val="0"/>
      <w:color w:val="000000"/>
      <w:spacing w:val="0"/>
      <w:sz w:val="24"/>
      <w:szCs w:val="24"/>
      <w:u w:val="none"/>
      <w:effect w:val="none"/>
      <w:lang w:val="en-GB"/>
    </w:rPr>
  </w:style>
  <w:style w:type="character" w:customStyle="1" w:styleId="ListLabel396">
    <w:name w:val="ListLabel 396"/>
    <w:qFormat/>
    <w:rPr>
      <w:b w:val="0"/>
      <w:bCs/>
      <w:i/>
      <w:iCs/>
      <w:caps w:val="0"/>
      <w:smallCaps w:val="0"/>
      <w:strike w:val="0"/>
      <w:dstrike w:val="0"/>
      <w:color w:val="000000"/>
      <w:spacing w:val="0"/>
      <w:sz w:val="24"/>
      <w:szCs w:val="24"/>
      <w:u w:val="none"/>
      <w:effect w:val="none"/>
      <w:lang w:val="en-GB"/>
    </w:rPr>
  </w:style>
  <w:style w:type="character" w:customStyle="1" w:styleId="ListLabel397">
    <w:name w:val="ListLabel 397"/>
    <w:qFormat/>
    <w:rPr>
      <w:b w:val="0"/>
      <w:i w:val="0"/>
      <w:caps w:val="0"/>
      <w:smallCaps w:val="0"/>
      <w:strike w:val="0"/>
      <w:dstrike w:val="0"/>
      <w:color w:val="00000A"/>
      <w:spacing w:val="0"/>
      <w:sz w:val="24"/>
      <w:szCs w:val="24"/>
      <w:u w:val="none"/>
      <w:effect w:val="none"/>
      <w:lang w:val="en-GB"/>
    </w:rPr>
  </w:style>
  <w:style w:type="character" w:customStyle="1" w:styleId="ListLabel398">
    <w:name w:val="ListLabel 398"/>
    <w:qFormat/>
    <w:rPr>
      <w:b w:val="0"/>
      <w:bCs/>
      <w:i w:val="0"/>
      <w:iCs w:val="0"/>
      <w:caps w:val="0"/>
      <w:smallCaps w:val="0"/>
      <w:color w:val="auto"/>
      <w:spacing w:val="0"/>
      <w:sz w:val="24"/>
      <w:szCs w:val="24"/>
      <w:u w:val="none"/>
      <w:lang w:val="en-GB"/>
    </w:rPr>
  </w:style>
  <w:style w:type="character" w:customStyle="1" w:styleId="ListLabel399">
    <w:name w:val="ListLabel 399"/>
    <w:qFormat/>
    <w:rPr>
      <w:color w:val="00000A"/>
      <w:u w:val="none"/>
      <w:lang w:val="en-GB"/>
    </w:rPr>
  </w:style>
  <w:style w:type="character" w:customStyle="1" w:styleId="ListLabel400">
    <w:name w:val="ListLabel 400"/>
    <w:qFormat/>
    <w:rPr>
      <w:rFonts w:eastAsia="Century Schoolbook" w:cs="Century Schoolbook"/>
      <w:b w:val="0"/>
      <w:bCs w:val="0"/>
      <w:i w:val="0"/>
      <w:caps w:val="0"/>
      <w:smallCaps w:val="0"/>
      <w:color w:val="000000"/>
      <w:spacing w:val="0"/>
      <w:sz w:val="24"/>
      <w:u w:val="none"/>
      <w:lang w:val="en-GB"/>
    </w:rPr>
  </w:style>
  <w:style w:type="character" w:customStyle="1" w:styleId="ListLabel401">
    <w:name w:val="ListLabel 401"/>
    <w:qFormat/>
    <w:rPr>
      <w:color w:val="2A6099"/>
      <w:u w:val="none"/>
      <w:lang w:val="en-GB"/>
    </w:rPr>
  </w:style>
  <w:style w:type="character" w:customStyle="1" w:styleId="ListLabel402">
    <w:name w:val="ListLabel 402"/>
    <w:qFormat/>
    <w:rPr>
      <w:rFonts w:ascii="Arial" w:hAnsi="Arial"/>
      <w:color w:val="2A6099"/>
      <w:sz w:val="24"/>
      <w:szCs w:val="24"/>
      <w:u w:val="none"/>
      <w:lang w:val="en-GB"/>
    </w:rPr>
  </w:style>
  <w:style w:type="character" w:customStyle="1" w:styleId="ListLabel403">
    <w:name w:val="ListLabel 403"/>
    <w:qFormat/>
    <w:rPr>
      <w:lang w:val="en-GB"/>
    </w:rPr>
  </w:style>
  <w:style w:type="character" w:customStyle="1" w:styleId="ListLabel404">
    <w:name w:val="ListLabel 404"/>
    <w:qFormat/>
    <w:rPr>
      <w:b w:val="0"/>
      <w:bCs/>
      <w:i w:val="0"/>
      <w:iCs/>
      <w:caps w:val="0"/>
      <w:smallCaps w:val="0"/>
      <w:strike w:val="0"/>
      <w:dstrike w:val="0"/>
      <w:color w:val="000000"/>
      <w:spacing w:val="0"/>
      <w:sz w:val="24"/>
      <w:szCs w:val="24"/>
      <w:u w:val="none"/>
      <w:effect w:val="none"/>
      <w:lang w:val="en-GB"/>
    </w:rPr>
  </w:style>
  <w:style w:type="character" w:customStyle="1" w:styleId="ListLabel405">
    <w:name w:val="ListLabel 405"/>
    <w:qFormat/>
    <w:rPr>
      <w:b w:val="0"/>
      <w:bCs/>
      <w:i/>
      <w:iCs/>
      <w:caps w:val="0"/>
      <w:smallCaps w:val="0"/>
      <w:strike w:val="0"/>
      <w:dstrike w:val="0"/>
      <w:color w:val="000000"/>
      <w:spacing w:val="0"/>
      <w:sz w:val="24"/>
      <w:szCs w:val="24"/>
      <w:u w:val="none"/>
      <w:effect w:val="none"/>
      <w:lang w:val="en-GB"/>
    </w:rPr>
  </w:style>
  <w:style w:type="character" w:customStyle="1" w:styleId="ListLabel406">
    <w:name w:val="ListLabel 406"/>
    <w:qFormat/>
    <w:rPr>
      <w:b w:val="0"/>
      <w:i w:val="0"/>
      <w:caps w:val="0"/>
      <w:smallCaps w:val="0"/>
      <w:strike w:val="0"/>
      <w:dstrike w:val="0"/>
      <w:color w:val="00000A"/>
      <w:spacing w:val="0"/>
      <w:sz w:val="24"/>
      <w:szCs w:val="24"/>
      <w:u w:val="none"/>
      <w:effect w:val="none"/>
      <w:lang w:val="en-GB"/>
    </w:rPr>
  </w:style>
  <w:style w:type="character" w:customStyle="1" w:styleId="ListLabel407">
    <w:name w:val="ListLabel 407"/>
    <w:qFormat/>
    <w:rPr>
      <w:b w:val="0"/>
      <w:bCs/>
      <w:i w:val="0"/>
      <w:iCs w:val="0"/>
      <w:caps w:val="0"/>
      <w:smallCaps w:val="0"/>
      <w:color w:val="auto"/>
      <w:spacing w:val="0"/>
      <w:sz w:val="24"/>
      <w:szCs w:val="24"/>
      <w:u w:val="none"/>
      <w:lang w:val="en-GB"/>
    </w:rPr>
  </w:style>
  <w:style w:type="character" w:customStyle="1" w:styleId="ListLabel408">
    <w:name w:val="ListLabel 408"/>
    <w:qFormat/>
    <w:rPr>
      <w:color w:val="00000A"/>
      <w:u w:val="none"/>
      <w:lang w:val="en-GB"/>
    </w:rPr>
  </w:style>
  <w:style w:type="character" w:customStyle="1" w:styleId="ListLabel409">
    <w:name w:val="ListLabel 409"/>
    <w:qFormat/>
    <w:rPr>
      <w:rFonts w:eastAsia="Century Schoolbook" w:cs="Century Schoolbook"/>
      <w:b w:val="0"/>
      <w:bCs w:val="0"/>
      <w:i w:val="0"/>
      <w:caps w:val="0"/>
      <w:smallCaps w:val="0"/>
      <w:color w:val="000000"/>
      <w:spacing w:val="0"/>
      <w:sz w:val="24"/>
      <w:u w:val="none"/>
      <w:lang w:val="en-GB"/>
    </w:rPr>
  </w:style>
  <w:style w:type="character" w:customStyle="1" w:styleId="ListLabel410">
    <w:name w:val="ListLabel 410"/>
    <w:qFormat/>
    <w:rPr>
      <w:color w:val="2A6099"/>
      <w:u w:val="none"/>
      <w:lang w:val="en-GB"/>
    </w:rPr>
  </w:style>
  <w:style w:type="character" w:customStyle="1" w:styleId="ListLabel411">
    <w:name w:val="ListLabel 411"/>
    <w:qFormat/>
    <w:rPr>
      <w:rFonts w:ascii="Arial" w:hAnsi="Arial"/>
      <w:color w:val="2A6099"/>
      <w:sz w:val="24"/>
      <w:szCs w:val="24"/>
      <w:u w:val="none"/>
      <w:lang w:val="en-GB"/>
    </w:rPr>
  </w:style>
  <w:style w:type="character" w:customStyle="1" w:styleId="ListLabel412">
    <w:name w:val="ListLabel 412"/>
    <w:qFormat/>
    <w:rPr>
      <w:lang w:val="en-GB"/>
    </w:rPr>
  </w:style>
  <w:style w:type="character" w:customStyle="1" w:styleId="ListLabel413">
    <w:name w:val="ListLabel 413"/>
    <w:qFormat/>
    <w:rPr>
      <w:b w:val="0"/>
      <w:bCs/>
      <w:i w:val="0"/>
      <w:iCs/>
      <w:caps w:val="0"/>
      <w:smallCaps w:val="0"/>
      <w:strike w:val="0"/>
      <w:dstrike w:val="0"/>
      <w:color w:val="000000"/>
      <w:spacing w:val="0"/>
      <w:sz w:val="24"/>
      <w:szCs w:val="24"/>
      <w:u w:val="none"/>
      <w:effect w:val="none"/>
      <w:lang w:val="en-GB"/>
    </w:rPr>
  </w:style>
  <w:style w:type="character" w:customStyle="1" w:styleId="ListLabel414">
    <w:name w:val="ListLabel 414"/>
    <w:qFormat/>
    <w:rPr>
      <w:b w:val="0"/>
      <w:bCs/>
      <w:i/>
      <w:iCs/>
      <w:caps w:val="0"/>
      <w:smallCaps w:val="0"/>
      <w:strike w:val="0"/>
      <w:dstrike w:val="0"/>
      <w:color w:val="000000"/>
      <w:spacing w:val="0"/>
      <w:sz w:val="24"/>
      <w:szCs w:val="24"/>
      <w:u w:val="none"/>
      <w:effect w:val="none"/>
      <w:lang w:val="en-GB"/>
    </w:rPr>
  </w:style>
  <w:style w:type="character" w:customStyle="1" w:styleId="ListLabel415">
    <w:name w:val="ListLabel 415"/>
    <w:qFormat/>
    <w:rPr>
      <w:b w:val="0"/>
      <w:i w:val="0"/>
      <w:caps w:val="0"/>
      <w:smallCaps w:val="0"/>
      <w:strike w:val="0"/>
      <w:dstrike w:val="0"/>
      <w:color w:val="00000A"/>
      <w:spacing w:val="0"/>
      <w:sz w:val="24"/>
      <w:szCs w:val="24"/>
      <w:u w:val="none"/>
      <w:effect w:val="none"/>
      <w:lang w:val="en-GB"/>
    </w:rPr>
  </w:style>
  <w:style w:type="character" w:customStyle="1" w:styleId="ListLabel416">
    <w:name w:val="ListLabel 416"/>
    <w:qFormat/>
    <w:rPr>
      <w:b w:val="0"/>
      <w:bCs/>
      <w:i w:val="0"/>
      <w:iCs w:val="0"/>
      <w:caps w:val="0"/>
      <w:smallCaps w:val="0"/>
      <w:color w:val="auto"/>
      <w:spacing w:val="0"/>
      <w:sz w:val="24"/>
      <w:szCs w:val="24"/>
      <w:u w:val="none"/>
      <w:lang w:val="en-GB"/>
    </w:rPr>
  </w:style>
  <w:style w:type="character" w:customStyle="1" w:styleId="ListLabel417">
    <w:name w:val="ListLabel 417"/>
    <w:qFormat/>
    <w:rPr>
      <w:color w:val="00000A"/>
      <w:u w:val="none"/>
      <w:lang w:val="en-GB"/>
    </w:rPr>
  </w:style>
  <w:style w:type="character" w:customStyle="1" w:styleId="ListLabel418">
    <w:name w:val="ListLabel 418"/>
    <w:qFormat/>
    <w:rPr>
      <w:rFonts w:eastAsia="Century Schoolbook" w:cs="Century Schoolbook"/>
      <w:b w:val="0"/>
      <w:bCs w:val="0"/>
      <w:i w:val="0"/>
      <w:caps w:val="0"/>
      <w:smallCaps w:val="0"/>
      <w:color w:val="000000"/>
      <w:spacing w:val="0"/>
      <w:sz w:val="24"/>
      <w:u w:val="none"/>
      <w:lang w:val="en-GB"/>
    </w:rPr>
  </w:style>
  <w:style w:type="character" w:customStyle="1" w:styleId="ListLabel419">
    <w:name w:val="ListLabel 419"/>
    <w:qFormat/>
    <w:rPr>
      <w:color w:val="2A6099"/>
      <w:u w:val="none"/>
      <w:lang w:val="en-GB"/>
    </w:rPr>
  </w:style>
  <w:style w:type="character" w:customStyle="1" w:styleId="ListLabel420">
    <w:name w:val="ListLabel 420"/>
    <w:qFormat/>
    <w:rPr>
      <w:rFonts w:ascii="Arial" w:hAnsi="Arial"/>
      <w:color w:val="2A6099"/>
      <w:sz w:val="24"/>
      <w:szCs w:val="24"/>
      <w:u w:val="none"/>
      <w:lang w:val="en-GB"/>
    </w:rPr>
  </w:style>
  <w:style w:type="character" w:customStyle="1" w:styleId="ListLabel421">
    <w:name w:val="ListLabel 421"/>
    <w:qFormat/>
    <w:rPr>
      <w:lang w:val="en-GB"/>
    </w:rPr>
  </w:style>
  <w:style w:type="character" w:customStyle="1" w:styleId="ListLabel422">
    <w:name w:val="ListLabel 422"/>
    <w:qFormat/>
    <w:rPr>
      <w:b w:val="0"/>
      <w:bCs/>
      <w:i w:val="0"/>
      <w:iCs/>
      <w:caps w:val="0"/>
      <w:smallCaps w:val="0"/>
      <w:strike w:val="0"/>
      <w:dstrike w:val="0"/>
      <w:color w:val="000000"/>
      <w:spacing w:val="0"/>
      <w:sz w:val="24"/>
      <w:szCs w:val="24"/>
      <w:u w:val="none"/>
      <w:effect w:val="none"/>
      <w:lang w:val="en-GB"/>
    </w:rPr>
  </w:style>
  <w:style w:type="character" w:customStyle="1" w:styleId="ListLabel423">
    <w:name w:val="ListLabel 423"/>
    <w:qFormat/>
    <w:rPr>
      <w:b w:val="0"/>
      <w:bCs/>
      <w:i/>
      <w:iCs/>
      <w:caps w:val="0"/>
      <w:smallCaps w:val="0"/>
      <w:strike w:val="0"/>
      <w:dstrike w:val="0"/>
      <w:color w:val="000000"/>
      <w:spacing w:val="0"/>
      <w:sz w:val="24"/>
      <w:szCs w:val="24"/>
      <w:u w:val="none"/>
      <w:effect w:val="none"/>
      <w:lang w:val="en-GB"/>
    </w:rPr>
  </w:style>
  <w:style w:type="character" w:customStyle="1" w:styleId="ListLabel424">
    <w:name w:val="ListLabel 424"/>
    <w:qFormat/>
    <w:rPr>
      <w:b w:val="0"/>
      <w:i w:val="0"/>
      <w:caps w:val="0"/>
      <w:smallCaps w:val="0"/>
      <w:strike w:val="0"/>
      <w:dstrike w:val="0"/>
      <w:color w:val="00000A"/>
      <w:spacing w:val="0"/>
      <w:sz w:val="24"/>
      <w:szCs w:val="24"/>
      <w:u w:val="none"/>
      <w:effect w:val="none"/>
      <w:lang w:val="en-GB"/>
    </w:rPr>
  </w:style>
  <w:style w:type="character" w:customStyle="1" w:styleId="ListLabel425">
    <w:name w:val="ListLabel 425"/>
    <w:qFormat/>
    <w:rPr>
      <w:b w:val="0"/>
      <w:bCs/>
      <w:i w:val="0"/>
      <w:iCs w:val="0"/>
      <w:caps w:val="0"/>
      <w:smallCaps w:val="0"/>
      <w:color w:val="auto"/>
      <w:spacing w:val="0"/>
      <w:sz w:val="24"/>
      <w:szCs w:val="24"/>
      <w:u w:val="none"/>
      <w:lang w:val="en-GB"/>
    </w:rPr>
  </w:style>
  <w:style w:type="character" w:customStyle="1" w:styleId="ListLabel426">
    <w:name w:val="ListLabel 426"/>
    <w:qFormat/>
    <w:rPr>
      <w:color w:val="00000A"/>
      <w:u w:val="none"/>
      <w:lang w:val="en-GB"/>
    </w:rPr>
  </w:style>
  <w:style w:type="character" w:customStyle="1" w:styleId="ListLabel427">
    <w:name w:val="ListLabel 427"/>
    <w:qFormat/>
    <w:rPr>
      <w:rFonts w:eastAsia="Century Schoolbook" w:cs="Century Schoolbook"/>
      <w:b w:val="0"/>
      <w:bCs w:val="0"/>
      <w:i w:val="0"/>
      <w:caps w:val="0"/>
      <w:smallCaps w:val="0"/>
      <w:color w:val="000000"/>
      <w:spacing w:val="0"/>
      <w:sz w:val="24"/>
      <w:u w:val="none"/>
      <w:lang w:val="en-GB"/>
    </w:rPr>
  </w:style>
  <w:style w:type="character" w:customStyle="1" w:styleId="ListLabel428">
    <w:name w:val="ListLabel 428"/>
    <w:qFormat/>
    <w:rPr>
      <w:color w:val="2A6099"/>
      <w:u w:val="none"/>
      <w:lang w:val="en-GB"/>
    </w:rPr>
  </w:style>
  <w:style w:type="character" w:customStyle="1" w:styleId="ListLabel429">
    <w:name w:val="ListLabel 429"/>
    <w:qFormat/>
    <w:rPr>
      <w:rFonts w:ascii="Arial" w:hAnsi="Arial"/>
      <w:color w:val="2A6099"/>
      <w:sz w:val="24"/>
      <w:szCs w:val="24"/>
      <w:u w:val="none"/>
      <w:lang w:val="en-GB"/>
    </w:rPr>
  </w:style>
  <w:style w:type="character" w:customStyle="1" w:styleId="ListLabel430">
    <w:name w:val="ListLabel 430"/>
    <w:qFormat/>
    <w:rPr>
      <w:b w:val="0"/>
      <w:bCs/>
      <w:i w:val="0"/>
      <w:iCs/>
      <w:caps w:val="0"/>
      <w:smallCaps w:val="0"/>
      <w:strike w:val="0"/>
      <w:dstrike w:val="0"/>
      <w:color w:val="000000"/>
      <w:spacing w:val="0"/>
      <w:sz w:val="24"/>
      <w:szCs w:val="24"/>
      <w:u w:val="none"/>
      <w:effect w:val="none"/>
      <w:lang w:val="en-GB"/>
    </w:rPr>
  </w:style>
  <w:style w:type="character" w:customStyle="1" w:styleId="ListLabel431">
    <w:name w:val="ListLabel 431"/>
    <w:qFormat/>
    <w:rPr>
      <w:b w:val="0"/>
      <w:bCs/>
      <w:i/>
      <w:iCs/>
      <w:caps w:val="0"/>
      <w:smallCaps w:val="0"/>
      <w:strike w:val="0"/>
      <w:dstrike w:val="0"/>
      <w:color w:val="000000"/>
      <w:spacing w:val="0"/>
      <w:sz w:val="24"/>
      <w:szCs w:val="24"/>
      <w:u w:val="none"/>
      <w:effect w:val="none"/>
      <w:lang w:val="en-GB"/>
    </w:rPr>
  </w:style>
  <w:style w:type="character" w:customStyle="1" w:styleId="ListLabel432">
    <w:name w:val="ListLabel 432"/>
    <w:qFormat/>
    <w:rPr>
      <w:b w:val="0"/>
      <w:i w:val="0"/>
      <w:caps w:val="0"/>
      <w:smallCaps w:val="0"/>
      <w:strike w:val="0"/>
      <w:dstrike w:val="0"/>
      <w:color w:val="00000A"/>
      <w:spacing w:val="0"/>
      <w:sz w:val="24"/>
      <w:szCs w:val="24"/>
      <w:u w:val="none"/>
      <w:effect w:val="none"/>
      <w:lang w:val="en-GB"/>
    </w:rPr>
  </w:style>
  <w:style w:type="character" w:customStyle="1" w:styleId="ListLabel433">
    <w:name w:val="ListLabel 433"/>
    <w:qFormat/>
    <w:rPr>
      <w:b w:val="0"/>
      <w:bCs/>
      <w:i w:val="0"/>
      <w:iCs w:val="0"/>
      <w:caps w:val="0"/>
      <w:smallCaps w:val="0"/>
      <w:color w:val="auto"/>
      <w:spacing w:val="0"/>
      <w:sz w:val="24"/>
      <w:szCs w:val="24"/>
      <w:u w:val="none"/>
      <w:lang w:val="en-GB"/>
    </w:rPr>
  </w:style>
  <w:style w:type="paragraph" w:customStyle="1" w:styleId="Heading">
    <w:name w:val="Heading"/>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ibliography1">
    <w:name w:val="Bibliography 1"/>
    <w:basedOn w:val="Index"/>
    <w:qFormat/>
    <w:pPr>
      <w:spacing w:line="480" w:lineRule="atLeast"/>
      <w:ind w:left="720" w:hanging="720"/>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En-tte">
    <w:name w:val="header"/>
    <w:basedOn w:val="Normal"/>
    <w:pPr>
      <w:suppressLineNumbers/>
      <w:tabs>
        <w:tab w:val="center" w:pos="5386"/>
        <w:tab w:val="right" w:pos="10772"/>
      </w:tabs>
    </w:pPr>
  </w:style>
  <w:style w:type="paragraph" w:styleId="Pieddepage">
    <w:name w:val="footer"/>
    <w:basedOn w:val="Normal"/>
    <w:pPr>
      <w:suppressLineNumbers/>
      <w:tabs>
        <w:tab w:val="center" w:pos="5386"/>
        <w:tab w:val="right" w:pos="10772"/>
      </w:tabs>
    </w:pPr>
  </w:style>
  <w:style w:type="paragraph" w:customStyle="1" w:styleId="TableContents">
    <w:name w:val="Table Contents"/>
    <w:basedOn w:val="Normal"/>
    <w:qFormat/>
    <w:pPr>
      <w:suppressLineNumbers/>
    </w:pPr>
  </w:style>
  <w:style w:type="paragraph" w:styleId="Commentaire">
    <w:name w:val="annotation text"/>
    <w:basedOn w:val="Normal"/>
    <w:qFormat/>
    <w:pPr>
      <w:spacing w:line="240" w:lineRule="auto"/>
    </w:pPr>
    <w:rPr>
      <w:sz w:val="20"/>
      <w:szCs w:val="18"/>
    </w:rPr>
  </w:style>
  <w:style w:type="paragraph" w:styleId="Textedebulles">
    <w:name w:val="Balloon Text"/>
    <w:basedOn w:val="Normal"/>
    <w:qFormat/>
    <w:pPr>
      <w:spacing w:line="240" w:lineRule="auto"/>
    </w:pPr>
    <w:rPr>
      <w:rFonts w:ascii="Segoe UI" w:hAnsi="Segoe UI"/>
      <w:sz w:val="18"/>
      <w:szCs w:val="16"/>
    </w:rPr>
  </w:style>
  <w:style w:type="paragraph" w:styleId="Objetducommentaire">
    <w:name w:val="annotation subject"/>
    <w:basedOn w:val="Commentaire"/>
    <w:qFormat/>
    <w:rPr>
      <w:b/>
      <w:bCs/>
    </w:rPr>
  </w:style>
  <w:style w:type="paragraph" w:customStyle="1" w:styleId="HangingIndent">
    <w:name w:val="Hanging Indent"/>
    <w:basedOn w:val="Corpsdetexte"/>
    <w:qFormat/>
    <w:pPr>
      <w:tabs>
        <w:tab w:val="left" w:pos="0"/>
      </w:tabs>
      <w:spacing w:after="0" w:line="480" w:lineRule="auto"/>
      <w:ind w:left="567" w:hanging="283"/>
      <w:jc w:val="left"/>
    </w:pPr>
  </w:style>
  <w:style w:type="paragraph" w:customStyle="1" w:styleId="TableHeading">
    <w:name w:val="Table Heading"/>
    <w:basedOn w:val="TableContents"/>
    <w:qFormat/>
    <w:pPr>
      <w:jc w:val="center"/>
    </w:pPr>
    <w:rPr>
      <w:b/>
      <w:bCs/>
    </w:rPr>
  </w:style>
  <w:style w:type="paragraph" w:customStyle="1" w:styleId="Quotations">
    <w:name w:val="Quotations"/>
    <w:basedOn w:val="Normal"/>
    <w:qFormat/>
    <w:pPr>
      <w:spacing w:after="283"/>
      <w:ind w:left="567" w:right="567"/>
    </w:pPr>
  </w:style>
  <w:style w:type="character" w:styleId="Numrodeligne">
    <w:name w:val="line number"/>
    <w:basedOn w:val="Policepardfaut"/>
    <w:uiPriority w:val="99"/>
    <w:semiHidden/>
    <w:unhideWhenUsed/>
    <w:rsid w:val="00642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inkscape.org/" TargetMode="External"/><Relationship Id="rId13" Type="http://schemas.openxmlformats.org/officeDocument/2006/relationships/image" Target="media/image4.png"/><Relationship Id="rId18" Type="http://schemas.openxmlformats.org/officeDocument/2006/relationships/hyperlink" Target="https://www.zotero.org/google-docs/?I2LRxy"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zotero.org/google-docs/?I2LRxy" TargetMode="External"/><Relationship Id="rId7" Type="http://schemas.openxmlformats.org/officeDocument/2006/relationships/hyperlink" Target="https://onlinelibrary.wiley.com/doi/full/10.1111/jeb.1357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38/ng1202-56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zotero.org/google-docs/?I2LRxy" TargetMode="External"/><Relationship Id="rId1" Type="http://schemas.openxmlformats.org/officeDocument/2006/relationships/numbering" Target="numbering.xml"/><Relationship Id="rId6" Type="http://schemas.openxmlformats.org/officeDocument/2006/relationships/hyperlink" Target="https://housemice.cz/en" TargetMode="External"/><Relationship Id="rId11" Type="http://schemas.openxmlformats.org/officeDocument/2006/relationships/image" Target="media/image2.png"/><Relationship Id="rId24" Type="http://schemas.openxmlformats.org/officeDocument/2006/relationships/hyperlink" Target="https://doi.org/10.1017/S0031182000075855" TargetMode="External"/><Relationship Id="rId5" Type="http://schemas.openxmlformats.org/officeDocument/2006/relationships/hyperlink" Target="https://housemice.cz/en" TargetMode="External"/><Relationship Id="rId15" Type="http://schemas.openxmlformats.org/officeDocument/2006/relationships/image" Target="media/image6.png"/><Relationship Id="rId23" Type="http://schemas.openxmlformats.org/officeDocument/2006/relationships/hyperlink" Target="http://dx.doi.org/10.1101/2019.12.23.887471"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zotero.org/google-docs/?I2LRxy" TargetMode="External"/><Relationship Id="rId4" Type="http://schemas.openxmlformats.org/officeDocument/2006/relationships/webSettings" Target="webSettings.xml"/><Relationship Id="rId9" Type="http://schemas.openxmlformats.org/officeDocument/2006/relationships/hyperlink" Target="https://github.com/alicebalard/Article_RelatedParasitesResTol" TargetMode="External"/><Relationship Id="rId14" Type="http://schemas.openxmlformats.org/officeDocument/2006/relationships/image" Target="media/image5.png"/><Relationship Id="rId22" Type="http://schemas.openxmlformats.org/officeDocument/2006/relationships/hyperlink" Target="http://dx.doi.org/10.1101/2019.12.23.887471" TargetMode="External"/><Relationship Id="rId27"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33</Pages>
  <Words>7704</Words>
  <Characters>42374</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Balard</dc:creator>
  <dc:description/>
  <cp:lastModifiedBy>Thierry Balard</cp:lastModifiedBy>
  <cp:revision>8</cp:revision>
  <dcterms:created xsi:type="dcterms:W3CDTF">2020-05-20T09:02:00Z</dcterms:created>
  <dcterms:modified xsi:type="dcterms:W3CDTF">2020-05-20T10:43:00Z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